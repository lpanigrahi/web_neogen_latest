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B6708" w14:textId="77777777" w:rsidR="00B46DF1" w:rsidRDefault="00B46DF1">
      <w:pPr>
        <w:spacing w:after="400"/>
      </w:pPr>
    </w:p>
    <w:p w14:paraId="72BC5606" w14:textId="77777777" w:rsidR="00B46DF1" w:rsidRDefault="00B46DF1">
      <w:pPr>
        <w:spacing w:after="400"/>
      </w:pPr>
    </w:p>
    <w:p w14:paraId="3E3D2641" w14:textId="77777777" w:rsidR="00B46DF1" w:rsidRDefault="00B46DF1">
      <w:pPr>
        <w:spacing w:after="400"/>
      </w:pPr>
    </w:p>
    <w:p w14:paraId="4AF1720A" w14:textId="77777777" w:rsidR="00B46DF1" w:rsidRDefault="00B46DF1">
      <w:pPr>
        <w:spacing w:after="400"/>
      </w:pPr>
    </w:p>
    <w:p w14:paraId="2BB0CF16" w14:textId="77777777" w:rsidR="00B46DF1" w:rsidRDefault="00B46DF1">
      <w:pPr>
        <w:spacing w:after="60"/>
      </w:pPr>
    </w:p>
    <w:p w14:paraId="39055696" w14:textId="77777777" w:rsidR="00B46DF1" w:rsidRDefault="00B46DF1">
      <w:pPr>
        <w:pBdr>
          <w:bottom w:val="single" w:sz="4" w:space="2" w:color="C4956A"/>
        </w:pBdr>
        <w:spacing w:before="120" w:after="120"/>
      </w:pPr>
    </w:p>
    <w:p w14:paraId="1CD778EF" w14:textId="77777777" w:rsidR="00B46DF1" w:rsidRDefault="00B46DF1">
      <w:pPr>
        <w:spacing w:after="60"/>
      </w:pPr>
    </w:p>
    <w:p w14:paraId="11472465" w14:textId="77777777" w:rsidR="00B46DF1" w:rsidRDefault="000F1F1A">
      <w:pPr>
        <w:spacing w:after="20"/>
        <w:jc w:val="center"/>
      </w:pPr>
      <w:commentRangeStart w:id="0"/>
      <w:commentRangeStart w:id="1"/>
      <w:r>
        <w:rPr>
          <w:i/>
          <w:iCs/>
          <w:color w:val="16213E"/>
          <w:sz w:val="56"/>
          <w:szCs w:val="56"/>
        </w:rPr>
        <w:t>North Star</w:t>
      </w:r>
      <w:commentRangeEnd w:id="0"/>
      <w:r w:rsidR="0041099F">
        <w:rPr>
          <w:rStyle w:val="CommentReference"/>
          <w:sz w:val="23"/>
          <w:szCs w:val="23"/>
        </w:rPr>
        <w:commentReference w:id="0"/>
      </w:r>
      <w:commentRangeEnd w:id="1"/>
      <w:r w:rsidR="00BE4159">
        <w:rPr>
          <w:rStyle w:val="CommentReference"/>
          <w:sz w:val="23"/>
          <w:szCs w:val="23"/>
        </w:rPr>
        <w:commentReference w:id="1"/>
      </w:r>
    </w:p>
    <w:p w14:paraId="714BF9AD" w14:textId="77777777" w:rsidR="00B46DF1" w:rsidRDefault="00B46DF1">
      <w:pPr>
        <w:spacing w:after="40"/>
      </w:pPr>
    </w:p>
    <w:p w14:paraId="0AB64A87" w14:textId="77777777" w:rsidR="00B46DF1" w:rsidRDefault="000F1F1A">
      <w:pPr>
        <w:spacing w:after="200"/>
        <w:jc w:val="center"/>
      </w:pPr>
      <w:r>
        <w:rPr>
          <w:i/>
          <w:iCs/>
          <w:color w:val="C4956A"/>
          <w:sz w:val="22"/>
          <w:szCs w:val="22"/>
        </w:rPr>
        <w:t>Order from chaos. Meaning from noise. Life from entropy.</w:t>
      </w:r>
    </w:p>
    <w:p w14:paraId="0E55C715" w14:textId="77777777" w:rsidR="00B46DF1" w:rsidRDefault="00B46DF1">
      <w:pPr>
        <w:pBdr>
          <w:bottom w:val="single" w:sz="4" w:space="2" w:color="C4956A"/>
        </w:pBdr>
        <w:spacing w:before="120" w:after="120"/>
      </w:pPr>
    </w:p>
    <w:p w14:paraId="0BC32049" w14:textId="77777777" w:rsidR="00B46DF1" w:rsidRDefault="00B46DF1">
      <w:pPr>
        <w:spacing w:after="400"/>
      </w:pPr>
    </w:p>
    <w:p w14:paraId="57BA5813" w14:textId="77777777" w:rsidR="00B46DF1" w:rsidRDefault="005D28C7">
      <w:pPr>
        <w:spacing w:after="400"/>
      </w:pPr>
      <w:commentRangeStart w:id="2"/>
      <w:commentRangeStart w:id="3"/>
      <w:commentRangeStart w:id="4"/>
      <w:commentRangeEnd w:id="2"/>
      <w:r>
        <w:rPr>
          <w:rStyle w:val="CommentReference"/>
          <w:sz w:val="23"/>
          <w:szCs w:val="23"/>
        </w:rPr>
        <w:commentReference w:id="2"/>
      </w:r>
      <w:commentRangeEnd w:id="3"/>
      <w:r w:rsidR="00014590">
        <w:rPr>
          <w:rStyle w:val="CommentReference"/>
          <w:sz w:val="23"/>
          <w:szCs w:val="23"/>
        </w:rPr>
        <w:commentReference w:id="3"/>
      </w:r>
      <w:commentRangeEnd w:id="4"/>
      <w:r w:rsidR="00BE4159">
        <w:rPr>
          <w:rStyle w:val="CommentReference"/>
          <w:sz w:val="23"/>
          <w:szCs w:val="23"/>
        </w:rPr>
        <w:commentReference w:id="4"/>
      </w:r>
    </w:p>
    <w:p w14:paraId="22D1BCA7" w14:textId="77777777" w:rsidR="00B46DF1" w:rsidRDefault="00B46DF1">
      <w:pPr>
        <w:spacing w:after="400"/>
      </w:pPr>
    </w:p>
    <w:p w14:paraId="633F0DC9" w14:textId="77777777" w:rsidR="00B46DF1" w:rsidRDefault="00B46DF1">
      <w:pPr>
        <w:spacing w:after="400"/>
      </w:pPr>
    </w:p>
    <w:p w14:paraId="0500BDED" w14:textId="77777777" w:rsidR="00B46DF1" w:rsidRDefault="000F1F1A">
      <w:pPr>
        <w:jc w:val="center"/>
      </w:pPr>
      <w:r>
        <w:rPr>
          <w:color w:val="A0AEC0"/>
          <w:sz w:val="17"/>
          <w:szCs w:val="17"/>
        </w:rPr>
        <w:t>March 2026  ·  Founding Document  ·  Confidential</w:t>
      </w:r>
    </w:p>
    <w:p w14:paraId="0882E1C7" w14:textId="77777777" w:rsidR="00B46DF1" w:rsidRDefault="00B46DF1">
      <w:pPr>
        <w:sectPr w:rsidR="00B46DF1">
          <w:pgSz w:w="12240" w:h="15840"/>
          <w:pgMar w:top="2160" w:right="1800" w:bottom="2160" w:left="1800" w:header="708" w:footer="708" w:gutter="0"/>
          <w:cols w:space="720"/>
          <w:docGrid w:linePitch="360"/>
        </w:sectPr>
      </w:pPr>
    </w:p>
    <w:p w14:paraId="201C3702" w14:textId="77777777" w:rsidR="00B46DF1" w:rsidRDefault="000F1F1A">
      <w:pPr>
        <w:pStyle w:val="Heading1"/>
      </w:pPr>
      <w:r>
        <w:lastRenderedPageBreak/>
        <w:t>The Name</w:t>
      </w:r>
    </w:p>
    <w:p w14:paraId="7577058A" w14:textId="77777777" w:rsidR="00B46DF1" w:rsidRDefault="00B46DF1">
      <w:pPr>
        <w:pBdr>
          <w:bottom w:val="single" w:sz="4" w:space="2" w:color="C4956A"/>
        </w:pBdr>
        <w:spacing w:before="120" w:after="120"/>
      </w:pPr>
    </w:p>
    <w:p w14:paraId="721C79B6" w14:textId="77777777" w:rsidR="00B46DF1" w:rsidRDefault="000F1F1A" w:rsidP="006A6C63">
      <w:pPr>
        <w:spacing w:after="160" w:line="336" w:lineRule="auto"/>
        <w:jc w:val="both"/>
      </w:pPr>
      <w:commentRangeStart w:id="5"/>
      <w:commentRangeStart w:id="6"/>
      <w:commentRangeStart w:id="7"/>
      <w:r>
        <w:rPr>
          <w:color w:val="4A5568"/>
        </w:rPr>
        <w:t xml:space="preserve">In 1944, Erwin Schrödinger asked the most fundamental question in science: </w:t>
      </w:r>
      <w:r>
        <w:rPr>
          <w:i/>
          <w:iCs/>
          <w:color w:val="16213E"/>
        </w:rPr>
        <w:t>What is Life?</w:t>
      </w:r>
      <w:r>
        <w:rPr>
          <w:color w:val="4A5568"/>
        </w:rPr>
        <w:t xml:space="preserve"> His answer was radical. Life, he argued, is the one thing in the universe that resists entropy—the universal slide toward disorder. Living systems </w:t>
      </w:r>
      <w:r>
        <w:rPr>
          <w:i/>
          <w:iCs/>
          <w:color w:val="4A5568"/>
        </w:rPr>
        <w:t>feed on negative entropy</w:t>
      </w:r>
      <w:r>
        <w:rPr>
          <w:color w:val="4A5568"/>
        </w:rPr>
        <w:t>. They take chaos and create structure. They take noise and find signal. They take the scattered and make it whole.</w:t>
      </w:r>
    </w:p>
    <w:p w14:paraId="3914E4CA" w14:textId="5289DB07" w:rsidR="008E243F" w:rsidRPr="008E243F" w:rsidRDefault="000F1F1A" w:rsidP="006A6C63">
      <w:pPr>
        <w:spacing w:after="160" w:line="336" w:lineRule="auto"/>
        <w:jc w:val="both"/>
        <w:rPr>
          <w:color w:val="4A5568"/>
          <w:rPrChange w:id="8" w:author="Lalatendu Panigrahi" w:date="2026-03-31T00:08:00Z" w16du:dateUtc="2026-03-30T18:38:00Z">
            <w:rPr/>
          </w:rPrChange>
        </w:rPr>
      </w:pPr>
      <w:r>
        <w:rPr>
          <w:color w:val="4A5568"/>
        </w:rPr>
        <w:t>We named our company Negentrophi because we believe this is the deepest description of what good technology should do. Not add complexity. Not generate noise. But bring order, clarity, and meaning to the systems that power human work and human life.</w:t>
      </w:r>
      <w:commentRangeEnd w:id="5"/>
      <w:r w:rsidR="005D28C7" w:rsidRPr="008E243F">
        <w:rPr>
          <w:rStyle w:val="CommentReference"/>
          <w:color w:val="4A5568"/>
          <w:sz w:val="23"/>
          <w:szCs w:val="23"/>
          <w:rPrChange w:id="9" w:author="Lalatendu Panigrahi" w:date="2026-03-31T00:08:00Z" w16du:dateUtc="2026-03-30T18:38:00Z">
            <w:rPr>
              <w:rStyle w:val="CommentReference"/>
              <w:sz w:val="23"/>
              <w:szCs w:val="23"/>
            </w:rPr>
          </w:rPrChange>
        </w:rPr>
        <w:commentReference w:id="5"/>
      </w:r>
      <w:commentRangeEnd w:id="6"/>
      <w:r w:rsidR="00BE4159" w:rsidRPr="008E243F">
        <w:rPr>
          <w:rStyle w:val="CommentReference"/>
          <w:color w:val="4A5568"/>
          <w:sz w:val="23"/>
          <w:szCs w:val="23"/>
          <w:rPrChange w:id="10" w:author="Lalatendu Panigrahi" w:date="2026-03-31T00:08:00Z" w16du:dateUtc="2026-03-30T18:38:00Z">
            <w:rPr>
              <w:rStyle w:val="CommentReference"/>
              <w:sz w:val="23"/>
              <w:szCs w:val="23"/>
            </w:rPr>
          </w:rPrChange>
        </w:rPr>
        <w:commentReference w:id="6"/>
      </w:r>
      <w:commentRangeEnd w:id="7"/>
      <w:r w:rsidR="008E243F" w:rsidRPr="008E243F">
        <w:rPr>
          <w:rStyle w:val="CommentReference"/>
          <w:color w:val="4A5568"/>
          <w:sz w:val="23"/>
          <w:szCs w:val="23"/>
          <w:rPrChange w:id="11" w:author="Lalatendu Panigrahi" w:date="2026-03-31T00:08:00Z" w16du:dateUtc="2026-03-30T18:38:00Z">
            <w:rPr>
              <w:rStyle w:val="CommentReference"/>
              <w:sz w:val="23"/>
              <w:szCs w:val="23"/>
            </w:rPr>
          </w:rPrChange>
        </w:rPr>
        <w:commentReference w:id="7"/>
      </w:r>
    </w:p>
    <w:p w14:paraId="58BFFFAC" w14:textId="77777777" w:rsidR="00B46DF1" w:rsidRDefault="000F1F1A">
      <w:pPr>
        <w:spacing w:before="200" w:after="200"/>
        <w:jc w:val="center"/>
      </w:pPr>
      <w:r>
        <w:rPr>
          <w:color w:val="A0AEC0"/>
          <w:sz w:val="20"/>
          <w:szCs w:val="20"/>
        </w:rPr>
        <w:t>———</w:t>
      </w:r>
    </w:p>
    <w:p w14:paraId="58C048F1" w14:textId="77777777" w:rsidR="00B46DF1" w:rsidRDefault="000F1F1A">
      <w:pPr>
        <w:pStyle w:val="Heading1"/>
      </w:pPr>
      <w:r>
        <w:t>Purpose</w:t>
      </w:r>
    </w:p>
    <w:p w14:paraId="63BB2F1F" w14:textId="77777777" w:rsidR="00B46DF1" w:rsidRDefault="00B46DF1">
      <w:pPr>
        <w:pBdr>
          <w:bottom w:val="single" w:sz="4" w:space="2" w:color="C4956A"/>
        </w:pBdr>
        <w:spacing w:before="120" w:after="120"/>
      </w:pPr>
    </w:p>
    <w:p w14:paraId="1F0BB5D8" w14:textId="77777777" w:rsidR="00B46DF1" w:rsidRDefault="000F1F1A">
      <w:pPr>
        <w:spacing w:before="100" w:after="200" w:line="312" w:lineRule="auto"/>
        <w:jc w:val="center"/>
      </w:pPr>
      <w:r>
        <w:rPr>
          <w:b/>
          <w:bCs/>
          <w:color w:val="16213E"/>
          <w:sz w:val="26"/>
          <w:szCs w:val="26"/>
        </w:rPr>
        <w:t>We exist to reverse entropy in the enterprise.</w:t>
      </w:r>
    </w:p>
    <w:p w14:paraId="1F4BE36E" w14:textId="77777777" w:rsidR="00B46DF1" w:rsidRDefault="000F1F1A" w:rsidP="006A6C63">
      <w:pPr>
        <w:spacing w:after="160" w:line="336" w:lineRule="auto"/>
        <w:jc w:val="both"/>
      </w:pPr>
      <w:r>
        <w:rPr>
          <w:color w:val="4A5568"/>
        </w:rPr>
        <w:t xml:space="preserve">Organizations drown in fragmented tools, siloed data, and ungoverned AI experiments. Every new point solution adds </w:t>
      </w:r>
      <w:commentRangeStart w:id="12"/>
      <w:commentRangeStart w:id="13"/>
      <w:r>
        <w:rPr>
          <w:color w:val="4A5568"/>
        </w:rPr>
        <w:t>disorder</w:t>
      </w:r>
      <w:commentRangeEnd w:id="12"/>
      <w:r w:rsidR="005D28C7">
        <w:rPr>
          <w:rStyle w:val="CommentReference"/>
          <w:color w:val="4A5568"/>
          <w:sz w:val="23"/>
          <w:szCs w:val="23"/>
        </w:rPr>
        <w:commentReference w:id="12"/>
      </w:r>
      <w:commentRangeEnd w:id="13"/>
      <w:r w:rsidR="00BE4159">
        <w:rPr>
          <w:rStyle w:val="CommentReference"/>
          <w:color w:val="4A5568"/>
          <w:sz w:val="23"/>
          <w:szCs w:val="23"/>
        </w:rPr>
        <w:commentReference w:id="13"/>
      </w:r>
      <w:r>
        <w:rPr>
          <w:color w:val="4A5568"/>
        </w:rPr>
        <w:t xml:space="preserve">. Every disconnected system increases the </w:t>
      </w:r>
      <w:commentRangeStart w:id="14"/>
      <w:commentRangeStart w:id="15"/>
      <w:r>
        <w:rPr>
          <w:color w:val="4A5568"/>
        </w:rPr>
        <w:t xml:space="preserve">cognitive </w:t>
      </w:r>
      <w:commentRangeEnd w:id="14"/>
      <w:r w:rsidR="005D28C7">
        <w:rPr>
          <w:rStyle w:val="CommentReference"/>
          <w:color w:val="4A5568"/>
          <w:sz w:val="23"/>
          <w:szCs w:val="23"/>
        </w:rPr>
        <w:commentReference w:id="14"/>
      </w:r>
      <w:commentRangeEnd w:id="15"/>
      <w:r w:rsidR="00BE4159">
        <w:rPr>
          <w:rStyle w:val="CommentReference"/>
          <w:color w:val="4A5568"/>
          <w:sz w:val="23"/>
          <w:szCs w:val="23"/>
        </w:rPr>
        <w:commentReference w:id="15"/>
      </w:r>
      <w:r>
        <w:rPr>
          <w:color w:val="4A5568"/>
        </w:rPr>
        <w:t>load on the people inside the organization. The entropy compounds.</w:t>
      </w:r>
    </w:p>
    <w:p w14:paraId="3D60C322" w14:textId="77777777" w:rsidR="00B46DF1" w:rsidRDefault="000F1F1A" w:rsidP="006A6C63">
      <w:pPr>
        <w:spacing w:after="160" w:line="336" w:lineRule="auto"/>
        <w:jc w:val="both"/>
      </w:pPr>
      <w:r>
        <w:rPr>
          <w:color w:val="4A5568"/>
        </w:rPr>
        <w:t>Negentrophi builds the unifying layer that transforms this disorder into coherent intelligence—governed, transparent, and humane.</w:t>
      </w:r>
    </w:p>
    <w:p w14:paraId="442AD6D4" w14:textId="77777777" w:rsidR="00B46DF1" w:rsidRDefault="000F1F1A">
      <w:pPr>
        <w:spacing w:before="200" w:after="200"/>
        <w:jc w:val="center"/>
      </w:pPr>
      <w:r>
        <w:rPr>
          <w:color w:val="A0AEC0"/>
          <w:sz w:val="20"/>
          <w:szCs w:val="20"/>
        </w:rPr>
        <w:t>———</w:t>
      </w:r>
    </w:p>
    <w:p w14:paraId="68F0B6DE" w14:textId="77777777" w:rsidR="005D28C7" w:rsidRDefault="005D28C7">
      <w:pPr>
        <w:pStyle w:val="Heading1"/>
      </w:pPr>
    </w:p>
    <w:p w14:paraId="3A4C6697" w14:textId="77777777" w:rsidR="005D28C7" w:rsidRDefault="005D28C7">
      <w:pPr>
        <w:pStyle w:val="Heading1"/>
      </w:pPr>
    </w:p>
    <w:p w14:paraId="3A8056F0" w14:textId="75A44733" w:rsidR="00B46DF1" w:rsidRDefault="000F1F1A">
      <w:pPr>
        <w:pStyle w:val="Heading1"/>
      </w:pPr>
      <w:r>
        <w:lastRenderedPageBreak/>
        <w:t>Vision</w:t>
      </w:r>
    </w:p>
    <w:p w14:paraId="6893F972" w14:textId="77777777" w:rsidR="00B46DF1" w:rsidRDefault="00B46DF1">
      <w:pPr>
        <w:pBdr>
          <w:bottom w:val="single" w:sz="4" w:space="2" w:color="C4956A"/>
        </w:pBdr>
        <w:spacing w:before="120" w:after="120"/>
      </w:pPr>
    </w:p>
    <w:p w14:paraId="0FD57677" w14:textId="77777777" w:rsidR="00B46DF1" w:rsidRDefault="000F1F1A" w:rsidP="006A6C63">
      <w:pPr>
        <w:spacing w:after="160" w:line="336" w:lineRule="auto"/>
        <w:jc w:val="both"/>
      </w:pPr>
      <w:commentRangeStart w:id="16"/>
      <w:commentRangeStart w:id="17"/>
      <w:commentRangeStart w:id="18"/>
      <w:r>
        <w:rPr>
          <w:color w:val="4A5568"/>
        </w:rPr>
        <w:t xml:space="preserve">A world where AI amplifies human judgment rather than replacing it. </w:t>
      </w:r>
      <w:commentRangeEnd w:id="16"/>
      <w:r w:rsidR="00C24F83">
        <w:rPr>
          <w:rStyle w:val="CommentReference"/>
          <w:color w:val="4A5568"/>
          <w:sz w:val="23"/>
          <w:szCs w:val="23"/>
        </w:rPr>
        <w:commentReference w:id="16"/>
      </w:r>
      <w:commentRangeEnd w:id="17"/>
      <w:r w:rsidR="008E4A3D">
        <w:rPr>
          <w:rStyle w:val="CommentReference"/>
          <w:color w:val="4A5568"/>
          <w:sz w:val="23"/>
          <w:szCs w:val="23"/>
        </w:rPr>
        <w:commentReference w:id="17"/>
      </w:r>
      <w:commentRangeEnd w:id="18"/>
      <w:r w:rsidR="00BE4159">
        <w:rPr>
          <w:rStyle w:val="CommentReference"/>
          <w:color w:val="4A5568"/>
          <w:sz w:val="23"/>
          <w:szCs w:val="23"/>
        </w:rPr>
        <w:commentReference w:id="18"/>
      </w:r>
      <w:r>
        <w:rPr>
          <w:color w:val="4A5568"/>
        </w:rPr>
        <w:t xml:space="preserve">Where every person in an organization—regardless of technical skill—can access the full depth of their company’s knowledge and the full power of frontier AI, through a single pane of glass </w:t>
      </w:r>
      <w:commentRangeStart w:id="19"/>
      <w:commentRangeStart w:id="20"/>
      <w:r>
        <w:rPr>
          <w:color w:val="4A5568"/>
        </w:rPr>
        <w:t>they trust completely.</w:t>
      </w:r>
      <w:commentRangeEnd w:id="19"/>
      <w:r w:rsidR="00C24F83">
        <w:rPr>
          <w:rStyle w:val="CommentReference"/>
          <w:sz w:val="23"/>
          <w:szCs w:val="23"/>
        </w:rPr>
        <w:commentReference w:id="19"/>
      </w:r>
      <w:commentRangeEnd w:id="20"/>
      <w:r w:rsidR="00BE4159">
        <w:rPr>
          <w:rStyle w:val="CommentReference"/>
          <w:sz w:val="23"/>
          <w:szCs w:val="23"/>
        </w:rPr>
        <w:commentReference w:id="20"/>
      </w:r>
    </w:p>
    <w:p w14:paraId="0B2E63DD" w14:textId="77777777" w:rsidR="00B46DF1" w:rsidRDefault="000F1F1A">
      <w:pPr>
        <w:spacing w:before="200" w:after="200"/>
        <w:jc w:val="center"/>
      </w:pPr>
      <w:r>
        <w:rPr>
          <w:color w:val="A0AEC0"/>
          <w:sz w:val="20"/>
          <w:szCs w:val="20"/>
        </w:rPr>
        <w:t>———</w:t>
      </w:r>
    </w:p>
    <w:p w14:paraId="0DB9C458" w14:textId="77777777" w:rsidR="00B46DF1" w:rsidRDefault="000F1F1A">
      <w:pPr>
        <w:pStyle w:val="Heading1"/>
      </w:pPr>
      <w:r>
        <w:t>Mission</w:t>
      </w:r>
    </w:p>
    <w:p w14:paraId="2AAE1A25" w14:textId="77777777" w:rsidR="00B46DF1" w:rsidRDefault="00B46DF1">
      <w:pPr>
        <w:pBdr>
          <w:bottom w:val="single" w:sz="4" w:space="2" w:color="C4956A"/>
        </w:pBdr>
        <w:spacing w:before="120" w:after="120"/>
      </w:pPr>
    </w:p>
    <w:p w14:paraId="742DBD6D" w14:textId="77777777" w:rsidR="00B46DF1" w:rsidRDefault="000F1F1A" w:rsidP="006A6C63">
      <w:pPr>
        <w:spacing w:after="160" w:line="336" w:lineRule="auto"/>
        <w:jc w:val="both"/>
      </w:pPr>
      <w:commentRangeStart w:id="21"/>
      <w:commentRangeStart w:id="22"/>
      <w:commentRangeStart w:id="23"/>
      <w:commentRangeStart w:id="24"/>
      <w:r>
        <w:rPr>
          <w:color w:val="4A5568"/>
        </w:rPr>
        <w:t>Build the unified AI operations platform that connects every enterprise data source, every AI model, and every automated workflow through a single, governed, self-hostable system—so that organizations can deploy AI with confidence and people can do their deepest work.</w:t>
      </w:r>
      <w:commentRangeEnd w:id="21"/>
      <w:r w:rsidR="00C24F83">
        <w:rPr>
          <w:rStyle w:val="CommentReference"/>
          <w:sz w:val="23"/>
          <w:szCs w:val="23"/>
        </w:rPr>
        <w:commentReference w:id="21"/>
      </w:r>
      <w:commentRangeEnd w:id="22"/>
      <w:r w:rsidR="00C77E58">
        <w:rPr>
          <w:rStyle w:val="CommentReference"/>
          <w:sz w:val="23"/>
          <w:szCs w:val="23"/>
        </w:rPr>
        <w:commentReference w:id="22"/>
      </w:r>
      <w:commentRangeEnd w:id="23"/>
      <w:r w:rsidR="00BE4159">
        <w:rPr>
          <w:rStyle w:val="CommentReference"/>
          <w:sz w:val="23"/>
          <w:szCs w:val="23"/>
        </w:rPr>
        <w:commentReference w:id="23"/>
      </w:r>
      <w:commentRangeEnd w:id="24"/>
      <w:r w:rsidR="00D74FDA">
        <w:rPr>
          <w:rStyle w:val="CommentReference"/>
          <w:sz w:val="23"/>
          <w:szCs w:val="23"/>
        </w:rPr>
        <w:commentReference w:id="24"/>
      </w:r>
    </w:p>
    <w:p w14:paraId="19C90373" w14:textId="77777777" w:rsidR="00B46DF1" w:rsidRDefault="000F1F1A">
      <w:r>
        <w:br w:type="page"/>
      </w:r>
    </w:p>
    <w:p w14:paraId="4F960833" w14:textId="77777777" w:rsidR="00B46DF1" w:rsidRDefault="000F1F1A">
      <w:pPr>
        <w:pStyle w:val="Heading1"/>
      </w:pPr>
      <w:commentRangeStart w:id="25"/>
      <w:commentRangeStart w:id="26"/>
      <w:r>
        <w:lastRenderedPageBreak/>
        <w:t>Seven Principles</w:t>
      </w:r>
      <w:commentRangeEnd w:id="25"/>
      <w:r w:rsidR="00AC668C">
        <w:rPr>
          <w:rStyle w:val="CommentReference"/>
          <w:sz w:val="36"/>
          <w:szCs w:val="36"/>
        </w:rPr>
        <w:commentReference w:id="25"/>
      </w:r>
      <w:commentRangeEnd w:id="26"/>
      <w:r w:rsidR="00D74FDA">
        <w:rPr>
          <w:rStyle w:val="CommentReference"/>
          <w:sz w:val="36"/>
          <w:szCs w:val="36"/>
        </w:rPr>
        <w:commentReference w:id="26"/>
      </w:r>
    </w:p>
    <w:p w14:paraId="49C579EC" w14:textId="77777777" w:rsidR="00B46DF1" w:rsidRDefault="00B46DF1">
      <w:pPr>
        <w:pBdr>
          <w:bottom w:val="single" w:sz="4" w:space="2" w:color="C4956A"/>
        </w:pBdr>
        <w:spacing w:before="120" w:after="120"/>
      </w:pPr>
    </w:p>
    <w:p w14:paraId="37E33411" w14:textId="77777777" w:rsidR="00B46DF1" w:rsidRDefault="000F1F1A">
      <w:pPr>
        <w:spacing w:before="240" w:after="60"/>
      </w:pPr>
      <w:r>
        <w:rPr>
          <w:b/>
          <w:bCs/>
          <w:color w:val="C4956A"/>
          <w:sz w:val="24"/>
          <w:szCs w:val="24"/>
        </w:rPr>
        <w:t xml:space="preserve">I. </w:t>
      </w:r>
      <w:r>
        <w:rPr>
          <w:b/>
          <w:bCs/>
          <w:color w:val="16213E"/>
          <w:sz w:val="24"/>
          <w:szCs w:val="24"/>
        </w:rPr>
        <w:t>People First, Always</w:t>
      </w:r>
    </w:p>
    <w:p w14:paraId="22514825" w14:textId="77777777" w:rsidR="00B46DF1" w:rsidRDefault="000F1F1A" w:rsidP="006A6C63">
      <w:pPr>
        <w:spacing w:after="120" w:line="324" w:lineRule="auto"/>
        <w:jc w:val="both"/>
      </w:pPr>
      <w:commentRangeStart w:id="27"/>
      <w:r>
        <w:rPr>
          <w:color w:val="4A5568"/>
        </w:rPr>
        <w:t>Technology serves people; people do not serve technology. Every feature we build must reduce cognitive load, not add it. We measure success not by capabilities shipped but by the clarity and confidence our users feel. If a feature is powerful but confusing, it has failed.</w:t>
      </w:r>
      <w:commentRangeEnd w:id="27"/>
      <w:r w:rsidR="00A730A0">
        <w:rPr>
          <w:rStyle w:val="CommentReference"/>
          <w:sz w:val="23"/>
          <w:szCs w:val="23"/>
        </w:rPr>
        <w:commentReference w:id="27"/>
      </w:r>
    </w:p>
    <w:p w14:paraId="2349705C" w14:textId="77777777" w:rsidR="00B46DF1" w:rsidRDefault="000F1F1A">
      <w:pPr>
        <w:spacing w:before="240" w:after="60"/>
      </w:pPr>
      <w:r>
        <w:rPr>
          <w:b/>
          <w:bCs/>
          <w:color w:val="C4956A"/>
          <w:sz w:val="24"/>
          <w:szCs w:val="24"/>
        </w:rPr>
        <w:t xml:space="preserve">II. </w:t>
      </w:r>
      <w:r>
        <w:rPr>
          <w:b/>
          <w:bCs/>
          <w:color w:val="16213E"/>
          <w:sz w:val="24"/>
          <w:szCs w:val="24"/>
        </w:rPr>
        <w:t>Research at the Root</w:t>
      </w:r>
    </w:p>
    <w:p w14:paraId="536846BF" w14:textId="7EDDD755" w:rsidR="00B46DF1" w:rsidRDefault="000F1F1A" w:rsidP="006A6C63">
      <w:pPr>
        <w:spacing w:after="120" w:line="324" w:lineRule="auto"/>
        <w:jc w:val="both"/>
      </w:pPr>
      <w:commentRangeStart w:id="28"/>
      <w:del w:id="29" w:author="sujan chakraborty" w:date="2026-03-26T16:09:00Z" w16du:dateUtc="2026-03-26T23:09:00Z">
        <w:r w:rsidDel="00C24F83">
          <w:rPr>
            <w:color w:val="4A5568"/>
          </w:rPr>
          <w:delText>We are a research company that ships products, not a product company that does research</w:delText>
        </w:r>
      </w:del>
      <w:commentRangeEnd w:id="28"/>
      <w:r w:rsidR="004778F8">
        <w:rPr>
          <w:rStyle w:val="CommentReference"/>
          <w:color w:val="4A5568"/>
          <w:sz w:val="23"/>
          <w:szCs w:val="23"/>
        </w:rPr>
        <w:commentReference w:id="28"/>
      </w:r>
      <w:del w:id="30" w:author="sujan chakraborty" w:date="2026-03-26T16:09:00Z" w16du:dateUtc="2026-03-26T23:09:00Z">
        <w:r w:rsidDel="00C24F83">
          <w:rPr>
            <w:color w:val="4A5568"/>
          </w:rPr>
          <w:delText xml:space="preserve">. </w:delText>
        </w:r>
      </w:del>
      <w:r>
        <w:rPr>
          <w:color w:val="4A5568"/>
        </w:rPr>
        <w:t xml:space="preserve">Our deepest competitive advantage is </w:t>
      </w:r>
      <w:r w:rsidR="00C24F83">
        <w:rPr>
          <w:color w:val="4A5568"/>
        </w:rPr>
        <w:t xml:space="preserve">our understanding of information retrieval, of agent architectures, and </w:t>
      </w:r>
      <w:r>
        <w:rPr>
          <w:color w:val="4A5568"/>
        </w:rPr>
        <w:t>of how humans and AI systems collaborate. We publish. We question assumptions. We seek truth before consensus.</w:t>
      </w:r>
    </w:p>
    <w:p w14:paraId="626EF89B" w14:textId="77777777" w:rsidR="00B46DF1" w:rsidRDefault="000F1F1A">
      <w:pPr>
        <w:spacing w:before="240" w:after="60"/>
      </w:pPr>
      <w:r>
        <w:rPr>
          <w:b/>
          <w:bCs/>
          <w:color w:val="C4956A"/>
          <w:sz w:val="24"/>
          <w:szCs w:val="24"/>
        </w:rPr>
        <w:t xml:space="preserve">III. </w:t>
      </w:r>
      <w:r>
        <w:rPr>
          <w:b/>
          <w:bCs/>
          <w:color w:val="16213E"/>
          <w:sz w:val="24"/>
          <w:szCs w:val="24"/>
        </w:rPr>
        <w:t>Open by Default, Governed by Design</w:t>
      </w:r>
    </w:p>
    <w:p w14:paraId="56444FBD" w14:textId="77777777" w:rsidR="00B46DF1" w:rsidRDefault="000F1F1A" w:rsidP="006A6C63">
      <w:pPr>
        <w:spacing w:after="120" w:line="324" w:lineRule="auto"/>
        <w:jc w:val="both"/>
      </w:pPr>
      <w:r>
        <w:rPr>
          <w:color w:val="4A5568"/>
        </w:rPr>
        <w:t xml:space="preserve">We believe in open standards (MCP, A2A), open architecture (self-hostable, model-agnostic), and </w:t>
      </w:r>
      <w:commentRangeStart w:id="31"/>
      <w:commentRangeStart w:id="32"/>
      <w:r>
        <w:rPr>
          <w:color w:val="4A5568"/>
        </w:rPr>
        <w:t xml:space="preserve">transparent </w:t>
      </w:r>
      <w:commentRangeEnd w:id="31"/>
      <w:r w:rsidR="00EA3E2F">
        <w:rPr>
          <w:rStyle w:val="CommentReference"/>
          <w:color w:val="4A5568"/>
          <w:sz w:val="23"/>
          <w:szCs w:val="23"/>
        </w:rPr>
        <w:commentReference w:id="31"/>
      </w:r>
      <w:commentRangeEnd w:id="32"/>
      <w:r w:rsidR="00D74FDA">
        <w:rPr>
          <w:rStyle w:val="CommentReference"/>
          <w:color w:val="4A5568"/>
          <w:sz w:val="23"/>
          <w:szCs w:val="23"/>
        </w:rPr>
        <w:commentReference w:id="32"/>
      </w:r>
      <w:r>
        <w:rPr>
          <w:color w:val="4A5568"/>
        </w:rPr>
        <w:t>operation (</w:t>
      </w:r>
      <w:commentRangeStart w:id="33"/>
      <w:commentRangeStart w:id="34"/>
      <w:r>
        <w:rPr>
          <w:color w:val="4A5568"/>
        </w:rPr>
        <w:t>audit trails, explainable decisions</w:t>
      </w:r>
      <w:commentRangeEnd w:id="33"/>
      <w:r w:rsidR="00B9314C">
        <w:rPr>
          <w:rStyle w:val="CommentReference"/>
          <w:color w:val="4A5568"/>
          <w:sz w:val="23"/>
          <w:szCs w:val="23"/>
        </w:rPr>
        <w:commentReference w:id="33"/>
      </w:r>
      <w:commentRangeEnd w:id="34"/>
      <w:r w:rsidR="00D74FDA">
        <w:rPr>
          <w:rStyle w:val="CommentReference"/>
          <w:color w:val="4A5568"/>
          <w:sz w:val="23"/>
          <w:szCs w:val="23"/>
        </w:rPr>
        <w:commentReference w:id="34"/>
      </w:r>
      <w:r>
        <w:rPr>
          <w:color w:val="4A5568"/>
        </w:rPr>
        <w:t xml:space="preserve">). </w:t>
      </w:r>
      <w:commentRangeStart w:id="35"/>
      <w:commentRangeStart w:id="36"/>
      <w:r>
        <w:rPr>
          <w:color w:val="4A5568"/>
        </w:rPr>
        <w:t>But openness without governance is chaos. Every open door has a lock. Every action has an audit log. Freedom and accountability are not opposites—they are partners.</w:t>
      </w:r>
      <w:commentRangeEnd w:id="35"/>
      <w:r w:rsidR="00F5285A">
        <w:rPr>
          <w:rStyle w:val="CommentReference"/>
          <w:sz w:val="23"/>
          <w:szCs w:val="23"/>
        </w:rPr>
        <w:commentReference w:id="35"/>
      </w:r>
      <w:commentRangeEnd w:id="36"/>
      <w:r w:rsidR="00D74FDA">
        <w:rPr>
          <w:rStyle w:val="CommentReference"/>
          <w:sz w:val="23"/>
          <w:szCs w:val="23"/>
        </w:rPr>
        <w:commentReference w:id="36"/>
      </w:r>
    </w:p>
    <w:p w14:paraId="15B3E20D" w14:textId="77777777" w:rsidR="00B46DF1" w:rsidRDefault="000F1F1A">
      <w:pPr>
        <w:spacing w:before="240" w:after="60"/>
      </w:pPr>
      <w:r>
        <w:rPr>
          <w:b/>
          <w:bCs/>
          <w:color w:val="C4956A"/>
          <w:sz w:val="24"/>
          <w:szCs w:val="24"/>
        </w:rPr>
        <w:t xml:space="preserve">IV. </w:t>
      </w:r>
      <w:r>
        <w:rPr>
          <w:b/>
          <w:bCs/>
          <w:color w:val="16213E"/>
          <w:sz w:val="24"/>
          <w:szCs w:val="24"/>
        </w:rPr>
        <w:t>The Compound Value of Integration</w:t>
      </w:r>
    </w:p>
    <w:p w14:paraId="30F3BEC7" w14:textId="77777777" w:rsidR="00B46DF1" w:rsidRDefault="000F1F1A" w:rsidP="006A6C63">
      <w:pPr>
        <w:spacing w:after="120" w:line="324" w:lineRule="auto"/>
        <w:jc w:val="both"/>
      </w:pPr>
      <w:r>
        <w:rPr>
          <w:color w:val="4A5568"/>
        </w:rPr>
        <w:t xml:space="preserve">A unified </w:t>
      </w:r>
      <w:commentRangeStart w:id="37"/>
      <w:commentRangeStart w:id="38"/>
      <w:r>
        <w:rPr>
          <w:color w:val="4A5568"/>
        </w:rPr>
        <w:t>platform</w:t>
      </w:r>
      <w:commentRangeEnd w:id="37"/>
      <w:r w:rsidR="00B748FA">
        <w:rPr>
          <w:rStyle w:val="CommentReference"/>
          <w:color w:val="4A5568"/>
          <w:sz w:val="23"/>
          <w:szCs w:val="23"/>
        </w:rPr>
        <w:commentReference w:id="37"/>
      </w:r>
      <w:commentRangeEnd w:id="38"/>
      <w:r w:rsidR="00D74FDA">
        <w:rPr>
          <w:rStyle w:val="CommentReference"/>
          <w:color w:val="4A5568"/>
          <w:sz w:val="23"/>
          <w:szCs w:val="23"/>
        </w:rPr>
        <w:commentReference w:id="38"/>
      </w:r>
      <w:r>
        <w:rPr>
          <w:color w:val="4A5568"/>
        </w:rPr>
        <w:t xml:space="preserve"> is exponentially more valuable than the sum of disconnected tools. </w:t>
      </w:r>
      <w:commentRangeStart w:id="39"/>
      <w:r>
        <w:rPr>
          <w:color w:val="4A5568"/>
        </w:rPr>
        <w:t>When SAP talks to Salesforce through an AI agent that is grounded in organizational knowledge and governed by enterprise policy—that is not addition. That is multiplication. We chase compound value relentlessly.</w:t>
      </w:r>
      <w:commentRangeEnd w:id="39"/>
      <w:r w:rsidR="007C0C0B">
        <w:rPr>
          <w:rStyle w:val="CommentReference"/>
          <w:sz w:val="23"/>
          <w:szCs w:val="23"/>
        </w:rPr>
        <w:commentReference w:id="39"/>
      </w:r>
    </w:p>
    <w:p w14:paraId="11EA98A9" w14:textId="77777777" w:rsidR="00B46DF1" w:rsidRDefault="000F1F1A">
      <w:pPr>
        <w:spacing w:before="240" w:after="60"/>
      </w:pPr>
      <w:r>
        <w:rPr>
          <w:b/>
          <w:bCs/>
          <w:color w:val="C4956A"/>
          <w:sz w:val="24"/>
          <w:szCs w:val="24"/>
        </w:rPr>
        <w:t>V</w:t>
      </w:r>
      <w:commentRangeStart w:id="40"/>
      <w:commentRangeStart w:id="41"/>
      <w:r>
        <w:rPr>
          <w:b/>
          <w:bCs/>
          <w:color w:val="C4956A"/>
          <w:sz w:val="24"/>
          <w:szCs w:val="24"/>
        </w:rPr>
        <w:t xml:space="preserve">. </w:t>
      </w:r>
      <w:r>
        <w:rPr>
          <w:b/>
          <w:bCs/>
          <w:color w:val="16213E"/>
          <w:sz w:val="24"/>
          <w:szCs w:val="24"/>
        </w:rPr>
        <w:t>Earn Trust Through Transparency</w:t>
      </w:r>
      <w:commentRangeEnd w:id="40"/>
      <w:r w:rsidR="0004265A">
        <w:rPr>
          <w:rStyle w:val="CommentReference"/>
          <w:sz w:val="23"/>
          <w:szCs w:val="23"/>
        </w:rPr>
        <w:commentReference w:id="40"/>
      </w:r>
      <w:commentRangeEnd w:id="41"/>
      <w:r w:rsidR="003F17B9">
        <w:rPr>
          <w:rStyle w:val="CommentReference"/>
          <w:sz w:val="23"/>
          <w:szCs w:val="23"/>
        </w:rPr>
        <w:commentReference w:id="41"/>
      </w:r>
    </w:p>
    <w:p w14:paraId="6FEF3FFE" w14:textId="77777777" w:rsidR="00B46DF1" w:rsidRDefault="000F1F1A" w:rsidP="006A6C63">
      <w:pPr>
        <w:spacing w:after="120" w:line="324" w:lineRule="auto"/>
        <w:jc w:val="both"/>
      </w:pPr>
      <w:r>
        <w:rPr>
          <w:color w:val="4A5568"/>
        </w:rPr>
        <w:t>Enterprise AI adoption fails when trust is absent. We earn trust by making every AI decision inspectable: what data was used, which model was called, what the agent decided, and why. We never hide complexity behind a black box. If we cannot explain it, we do not ship it.</w:t>
      </w:r>
    </w:p>
    <w:p w14:paraId="4876E0BE" w14:textId="77777777" w:rsidR="00B46DF1" w:rsidRDefault="000F1F1A">
      <w:pPr>
        <w:spacing w:before="240" w:after="60"/>
      </w:pPr>
      <w:r>
        <w:rPr>
          <w:b/>
          <w:bCs/>
          <w:color w:val="C4956A"/>
          <w:sz w:val="24"/>
          <w:szCs w:val="24"/>
        </w:rPr>
        <w:t xml:space="preserve">VI. </w:t>
      </w:r>
      <w:r>
        <w:rPr>
          <w:b/>
          <w:bCs/>
          <w:color w:val="16213E"/>
          <w:sz w:val="24"/>
          <w:szCs w:val="24"/>
        </w:rPr>
        <w:t>Small Teams, Deep Ownership</w:t>
      </w:r>
    </w:p>
    <w:p w14:paraId="1398C167" w14:textId="77777777" w:rsidR="00B46DF1" w:rsidRDefault="000F1F1A" w:rsidP="006A6C63">
      <w:pPr>
        <w:spacing w:after="120" w:line="324" w:lineRule="auto"/>
        <w:jc w:val="both"/>
      </w:pPr>
      <w:commentRangeStart w:id="42"/>
      <w:commentRangeStart w:id="43"/>
      <w:r>
        <w:rPr>
          <w:color w:val="4A5568"/>
        </w:rPr>
        <w:t xml:space="preserve">We organize in small, autonomous teams with full ownership of their domain. We hire people who are curious before they are credentialed, kind before they are clever, and </w:t>
      </w:r>
      <w:r>
        <w:rPr>
          <w:color w:val="4A5568"/>
        </w:rPr>
        <w:lastRenderedPageBreak/>
        <w:t>builders before they are managers. We protect deep work. We distrust unnecessary meetings. We trust each other to do extraordinary things.</w:t>
      </w:r>
      <w:commentRangeEnd w:id="42"/>
      <w:r w:rsidR="00794A43">
        <w:rPr>
          <w:rStyle w:val="CommentReference"/>
          <w:sz w:val="23"/>
          <w:szCs w:val="23"/>
        </w:rPr>
        <w:commentReference w:id="42"/>
      </w:r>
      <w:commentRangeEnd w:id="43"/>
      <w:r w:rsidR="003F17B9">
        <w:rPr>
          <w:rStyle w:val="CommentReference"/>
          <w:sz w:val="23"/>
          <w:szCs w:val="23"/>
        </w:rPr>
        <w:commentReference w:id="43"/>
      </w:r>
    </w:p>
    <w:p w14:paraId="664040DE" w14:textId="77777777" w:rsidR="00B46DF1" w:rsidRDefault="000F1F1A">
      <w:pPr>
        <w:spacing w:before="240" w:after="60"/>
      </w:pPr>
      <w:r>
        <w:rPr>
          <w:b/>
          <w:bCs/>
          <w:color w:val="C4956A"/>
          <w:sz w:val="24"/>
          <w:szCs w:val="24"/>
        </w:rPr>
        <w:t xml:space="preserve">VII. </w:t>
      </w:r>
      <w:commentRangeStart w:id="44"/>
      <w:commentRangeStart w:id="45"/>
      <w:r>
        <w:rPr>
          <w:b/>
          <w:bCs/>
          <w:color w:val="16213E"/>
          <w:sz w:val="24"/>
          <w:szCs w:val="24"/>
        </w:rPr>
        <w:t>Long-Term Thinking, Iterative Delivery</w:t>
      </w:r>
      <w:commentRangeEnd w:id="44"/>
      <w:r w:rsidR="00CC37FA">
        <w:rPr>
          <w:rStyle w:val="CommentReference"/>
          <w:sz w:val="23"/>
          <w:szCs w:val="23"/>
        </w:rPr>
        <w:commentReference w:id="44"/>
      </w:r>
      <w:commentRangeEnd w:id="45"/>
      <w:r w:rsidR="003F17B9">
        <w:rPr>
          <w:rStyle w:val="CommentReference"/>
          <w:sz w:val="23"/>
          <w:szCs w:val="23"/>
        </w:rPr>
        <w:commentReference w:id="45"/>
      </w:r>
    </w:p>
    <w:p w14:paraId="4A05642F" w14:textId="77777777" w:rsidR="00B46DF1" w:rsidRDefault="000F1F1A">
      <w:pPr>
        <w:spacing w:after="120" w:line="324" w:lineRule="auto"/>
      </w:pPr>
      <w:commentRangeStart w:id="46"/>
      <w:r>
        <w:rPr>
          <w:color w:val="4A5568"/>
        </w:rPr>
        <w:t>We build for the decade, not the quarter. Our architecture decisions optimize for ten years of evolution. But we ship in small increments—learning from real users every week. Patience in vision, urgency in execution. The cathedral is built one stone at a time.</w:t>
      </w:r>
      <w:commentRangeEnd w:id="46"/>
      <w:r w:rsidR="00375B8A">
        <w:rPr>
          <w:rStyle w:val="CommentReference"/>
          <w:sz w:val="23"/>
          <w:szCs w:val="23"/>
        </w:rPr>
        <w:commentReference w:id="46"/>
      </w:r>
    </w:p>
    <w:p w14:paraId="4BE12941" w14:textId="77777777" w:rsidR="00B46DF1" w:rsidRDefault="000F1F1A">
      <w:pPr>
        <w:spacing w:before="200" w:after="200"/>
        <w:jc w:val="center"/>
      </w:pPr>
      <w:r>
        <w:rPr>
          <w:color w:val="A0AEC0"/>
          <w:sz w:val="20"/>
          <w:szCs w:val="20"/>
        </w:rPr>
        <w:t>———</w:t>
      </w:r>
    </w:p>
    <w:p w14:paraId="17F875B6" w14:textId="77777777" w:rsidR="00B46DF1" w:rsidRDefault="000F1F1A">
      <w:pPr>
        <w:pStyle w:val="Heading1"/>
      </w:pPr>
      <w:commentRangeStart w:id="47"/>
      <w:commentRangeStart w:id="48"/>
      <w:r>
        <w:t>North Star Metric</w:t>
      </w:r>
      <w:commentRangeEnd w:id="47"/>
      <w:r w:rsidR="00D449A1">
        <w:rPr>
          <w:rStyle w:val="CommentReference"/>
          <w:sz w:val="36"/>
          <w:szCs w:val="36"/>
        </w:rPr>
        <w:commentReference w:id="47"/>
      </w:r>
      <w:commentRangeEnd w:id="48"/>
      <w:r w:rsidR="003F17B9">
        <w:rPr>
          <w:rStyle w:val="CommentReference"/>
          <w:sz w:val="36"/>
          <w:szCs w:val="36"/>
        </w:rPr>
        <w:commentReference w:id="48"/>
      </w:r>
    </w:p>
    <w:p w14:paraId="31C88B74" w14:textId="77777777" w:rsidR="00B46DF1" w:rsidRDefault="00B46DF1">
      <w:pPr>
        <w:pBdr>
          <w:bottom w:val="single" w:sz="4" w:space="2" w:color="C4956A"/>
        </w:pBdr>
        <w:spacing w:before="120" w:after="120"/>
      </w:pPr>
    </w:p>
    <w:p w14:paraId="759AADCA" w14:textId="77777777" w:rsidR="00B46DF1" w:rsidRDefault="000F1F1A">
      <w:pPr>
        <w:spacing w:before="80" w:after="160" w:line="312" w:lineRule="auto"/>
        <w:jc w:val="center"/>
      </w:pPr>
      <w:r>
        <w:rPr>
          <w:b/>
          <w:bCs/>
          <w:color w:val="16213E"/>
          <w:sz w:val="26"/>
          <w:szCs w:val="26"/>
        </w:rPr>
        <w:t>Decisions Improved per Week</w:t>
      </w:r>
    </w:p>
    <w:p w14:paraId="4A0A179E" w14:textId="77777777" w:rsidR="00B46DF1" w:rsidRDefault="000F1F1A" w:rsidP="006A6C63">
      <w:pPr>
        <w:spacing w:after="160" w:line="336" w:lineRule="auto"/>
        <w:jc w:val="both"/>
      </w:pPr>
      <w:commentRangeStart w:id="49"/>
      <w:commentRangeStart w:id="50"/>
      <w:r>
        <w:rPr>
          <w:color w:val="4A5568"/>
        </w:rPr>
        <w:t>Not messages sent. Not tokens consumed. Not features shipped. We measure ourselves by the number of better decisions our platform enables across the organizations we serve. A better decision is one that is faster, better-informed, more compliant, or more creative than it would have been without Negentrophi.</w:t>
      </w:r>
    </w:p>
    <w:p w14:paraId="0038DE58" w14:textId="77777777" w:rsidR="00B46DF1" w:rsidRDefault="000F1F1A" w:rsidP="006A6C63">
      <w:pPr>
        <w:spacing w:after="160" w:line="336" w:lineRule="auto"/>
        <w:jc w:val="both"/>
      </w:pPr>
      <w:r>
        <w:rPr>
          <w:color w:val="4A5568"/>
        </w:rPr>
        <w:t>This metric keeps us honest. It forces us to care about outcomes over outputs, about impact over activity, about the quality of the signal over the volume of the noise.</w:t>
      </w:r>
      <w:commentRangeEnd w:id="49"/>
      <w:r w:rsidR="00093942">
        <w:rPr>
          <w:rStyle w:val="CommentReference"/>
          <w:sz w:val="23"/>
          <w:szCs w:val="23"/>
        </w:rPr>
        <w:commentReference w:id="49"/>
      </w:r>
      <w:commentRangeEnd w:id="50"/>
      <w:r w:rsidR="003F17B9">
        <w:rPr>
          <w:rStyle w:val="CommentReference"/>
          <w:sz w:val="23"/>
          <w:szCs w:val="23"/>
        </w:rPr>
        <w:commentReference w:id="50"/>
      </w:r>
    </w:p>
    <w:p w14:paraId="20B6968F" w14:textId="77777777" w:rsidR="00B46DF1" w:rsidRDefault="000F1F1A">
      <w:pPr>
        <w:spacing w:before="200" w:after="200"/>
        <w:jc w:val="center"/>
      </w:pPr>
      <w:r>
        <w:rPr>
          <w:color w:val="A0AEC0"/>
          <w:sz w:val="20"/>
          <w:szCs w:val="20"/>
        </w:rPr>
        <w:t>———</w:t>
      </w:r>
    </w:p>
    <w:p w14:paraId="17BAB575" w14:textId="77777777" w:rsidR="00B46DF1" w:rsidRDefault="000F1F1A">
      <w:pPr>
        <w:pStyle w:val="Heading1"/>
      </w:pPr>
      <w:r>
        <w:t>What We Build</w:t>
      </w:r>
    </w:p>
    <w:p w14:paraId="70D012A2" w14:textId="77777777" w:rsidR="00B46DF1" w:rsidRDefault="00B46DF1">
      <w:pPr>
        <w:pBdr>
          <w:bottom w:val="single" w:sz="4" w:space="2" w:color="C4956A"/>
        </w:pBdr>
        <w:spacing w:before="120" w:after="120"/>
      </w:pPr>
    </w:p>
    <w:p w14:paraId="7967B57A" w14:textId="77777777" w:rsidR="00B46DF1" w:rsidRDefault="000F1F1A">
      <w:pPr>
        <w:spacing w:before="80" w:after="160" w:line="312" w:lineRule="auto"/>
      </w:pPr>
      <w:r>
        <w:rPr>
          <w:b/>
          <w:bCs/>
          <w:color w:val="16213E"/>
          <w:sz w:val="26"/>
          <w:szCs w:val="26"/>
        </w:rPr>
        <w:t>NXπ</w:t>
      </w:r>
      <w:r>
        <w:rPr>
          <w:color w:val="16213E"/>
          <w:sz w:val="24"/>
          <w:szCs w:val="24"/>
        </w:rPr>
        <w:t xml:space="preserve"> — </w:t>
      </w:r>
      <w:commentRangeStart w:id="51"/>
      <w:commentRangeStart w:id="52"/>
      <w:r>
        <w:rPr>
          <w:color w:val="16213E"/>
          <w:sz w:val="24"/>
          <w:szCs w:val="24"/>
        </w:rPr>
        <w:t>the unified AI operations platform.</w:t>
      </w:r>
      <w:commentRangeEnd w:id="51"/>
      <w:r w:rsidR="00BC36F6">
        <w:rPr>
          <w:rStyle w:val="CommentReference"/>
          <w:sz w:val="23"/>
          <w:szCs w:val="23"/>
        </w:rPr>
        <w:commentReference w:id="51"/>
      </w:r>
      <w:commentRangeEnd w:id="52"/>
      <w:r w:rsidR="003F17B9">
        <w:rPr>
          <w:rStyle w:val="CommentReference"/>
          <w:sz w:val="23"/>
          <w:szCs w:val="23"/>
        </w:rPr>
        <w:commentReference w:id="52"/>
      </w:r>
    </w:p>
    <w:p w14:paraId="1AAA076D" w14:textId="2D3E56F6" w:rsidR="00B46DF1" w:rsidRDefault="000F1F1A" w:rsidP="006A6C63">
      <w:pPr>
        <w:spacing w:after="160" w:line="336" w:lineRule="auto"/>
        <w:jc w:val="both"/>
      </w:pPr>
      <w:r>
        <w:rPr>
          <w:color w:val="4A5568"/>
        </w:rPr>
        <w:t>NXπ connects</w:t>
      </w:r>
      <w:commentRangeStart w:id="53"/>
      <w:commentRangeStart w:id="54"/>
      <w:r>
        <w:rPr>
          <w:color w:val="4A5568"/>
        </w:rPr>
        <w:t xml:space="preserve"> every </w:t>
      </w:r>
      <w:commentRangeEnd w:id="53"/>
      <w:r w:rsidR="00210127">
        <w:rPr>
          <w:rStyle w:val="CommentReference"/>
          <w:color w:val="4A5568"/>
          <w:sz w:val="23"/>
          <w:szCs w:val="23"/>
        </w:rPr>
        <w:commentReference w:id="53"/>
      </w:r>
      <w:commentRangeEnd w:id="54"/>
      <w:r w:rsidR="003F17B9">
        <w:rPr>
          <w:rStyle w:val="CommentReference"/>
          <w:color w:val="4A5568"/>
          <w:sz w:val="23"/>
          <w:szCs w:val="23"/>
        </w:rPr>
        <w:commentReference w:id="54"/>
      </w:r>
      <w:r>
        <w:rPr>
          <w:color w:val="4A5568"/>
        </w:rPr>
        <w:t>AI model,</w:t>
      </w:r>
      <w:del w:id="55" w:author="sujan chakraborty" w:date="2026-03-28T14:46:00Z" w16du:dateUtc="2026-03-28T21:46:00Z">
        <w:r w:rsidDel="00F90A77">
          <w:rPr>
            <w:color w:val="4A5568"/>
          </w:rPr>
          <w:delText xml:space="preserve"> every </w:delText>
        </w:r>
      </w:del>
      <w:r>
        <w:rPr>
          <w:color w:val="4A5568"/>
        </w:rPr>
        <w:t>enterprise data source, and</w:t>
      </w:r>
      <w:del w:id="56" w:author="sujan chakraborty" w:date="2026-03-28T14:46:00Z" w16du:dateUtc="2026-03-28T21:46:00Z">
        <w:r w:rsidDel="00F90A77">
          <w:rPr>
            <w:color w:val="4A5568"/>
          </w:rPr>
          <w:delText xml:space="preserve"> every </w:delText>
        </w:r>
      </w:del>
      <w:r>
        <w:rPr>
          <w:color w:val="4A5568"/>
        </w:rPr>
        <w:t xml:space="preserve">business workflow through a single governed </w:t>
      </w:r>
      <w:commentRangeStart w:id="57"/>
      <w:commentRangeStart w:id="58"/>
      <w:r>
        <w:rPr>
          <w:color w:val="4A5568"/>
        </w:rPr>
        <w:t>layer.</w:t>
      </w:r>
      <w:commentRangeEnd w:id="57"/>
      <w:r w:rsidR="00EA5D03">
        <w:rPr>
          <w:rStyle w:val="CommentReference"/>
          <w:color w:val="4A5568"/>
          <w:sz w:val="23"/>
          <w:szCs w:val="23"/>
        </w:rPr>
        <w:commentReference w:id="57"/>
      </w:r>
      <w:commentRangeEnd w:id="58"/>
      <w:r w:rsidR="003F17B9">
        <w:rPr>
          <w:rStyle w:val="CommentReference"/>
          <w:color w:val="4A5568"/>
          <w:sz w:val="23"/>
          <w:szCs w:val="23"/>
        </w:rPr>
        <w:commentReference w:id="58"/>
      </w:r>
      <w:r>
        <w:rPr>
          <w:color w:val="4A5568"/>
        </w:rPr>
        <w:t xml:space="preserve"> It is the control plane for organizational </w:t>
      </w:r>
      <w:commentRangeStart w:id="59"/>
      <w:commentRangeStart w:id="60"/>
      <w:r>
        <w:rPr>
          <w:color w:val="4A5568"/>
        </w:rPr>
        <w:t>intelligence—the place where SAP meets Salesforce, where structured data meets unstructured knowledge, where agents collaborate under human oversight, and where every action is auditable.</w:t>
      </w:r>
      <w:commentRangeEnd w:id="59"/>
      <w:r w:rsidR="00AD13F5">
        <w:rPr>
          <w:rStyle w:val="CommentReference"/>
          <w:sz w:val="23"/>
          <w:szCs w:val="23"/>
        </w:rPr>
        <w:commentReference w:id="59"/>
      </w:r>
      <w:commentRangeEnd w:id="60"/>
      <w:r w:rsidR="003F17B9">
        <w:rPr>
          <w:rStyle w:val="CommentReference"/>
          <w:sz w:val="23"/>
          <w:szCs w:val="23"/>
        </w:rPr>
        <w:commentReference w:id="60"/>
      </w:r>
    </w:p>
    <w:p w14:paraId="07EBAF0D" w14:textId="77777777" w:rsidR="00B46DF1" w:rsidRDefault="000F1F1A" w:rsidP="006A6C63">
      <w:pPr>
        <w:spacing w:after="160" w:line="336" w:lineRule="auto"/>
        <w:jc w:val="both"/>
      </w:pPr>
      <w:commentRangeStart w:id="61"/>
      <w:commentRangeStart w:id="62"/>
      <w:r>
        <w:rPr>
          <w:i/>
          <w:iCs/>
          <w:color w:val="16213E"/>
        </w:rPr>
        <w:t xml:space="preserve">But NXπ is not the company. It is the current expression of the company. The company is the set of beliefs, the depth of research, and the quality of the people </w:t>
      </w:r>
      <w:r>
        <w:rPr>
          <w:i/>
          <w:iCs/>
          <w:color w:val="16213E"/>
        </w:rPr>
        <w:lastRenderedPageBreak/>
        <w:t>gathered around a shared conviction: that intelligence, properly organized, creates order from chaos.</w:t>
      </w:r>
      <w:commentRangeEnd w:id="61"/>
      <w:r w:rsidR="0052482D">
        <w:rPr>
          <w:rStyle w:val="CommentReference"/>
          <w:sz w:val="23"/>
          <w:szCs w:val="23"/>
        </w:rPr>
        <w:commentReference w:id="61"/>
      </w:r>
      <w:commentRangeEnd w:id="62"/>
      <w:r w:rsidR="003F17B9">
        <w:rPr>
          <w:rStyle w:val="CommentReference"/>
          <w:sz w:val="23"/>
          <w:szCs w:val="23"/>
        </w:rPr>
        <w:commentReference w:id="62"/>
      </w:r>
    </w:p>
    <w:p w14:paraId="77A74004" w14:textId="77777777" w:rsidR="00B46DF1" w:rsidRDefault="000F1F1A">
      <w:pPr>
        <w:spacing w:before="200" w:after="200"/>
        <w:jc w:val="center"/>
      </w:pPr>
      <w:r>
        <w:rPr>
          <w:color w:val="A0AEC0"/>
          <w:sz w:val="20"/>
          <w:szCs w:val="20"/>
        </w:rPr>
        <w:t>———</w:t>
      </w:r>
    </w:p>
    <w:p w14:paraId="664FBF6E" w14:textId="77777777" w:rsidR="00B46DF1" w:rsidRDefault="000F1F1A">
      <w:pPr>
        <w:pStyle w:val="Heading1"/>
      </w:pPr>
      <w:r>
        <w:t>The Promise We Make</w:t>
      </w:r>
    </w:p>
    <w:p w14:paraId="1C6FC10B" w14:textId="77777777" w:rsidR="00B46DF1" w:rsidRDefault="00B46DF1">
      <w:pPr>
        <w:pBdr>
          <w:bottom w:val="single" w:sz="4" w:space="2" w:color="C4956A"/>
        </w:pBdr>
        <w:spacing w:before="120" w:after="120"/>
      </w:pPr>
    </w:p>
    <w:p w14:paraId="064D93EC" w14:textId="77777777" w:rsidR="00B46DF1" w:rsidRDefault="000F1F1A" w:rsidP="006A6C63">
      <w:pPr>
        <w:spacing w:after="160" w:line="336" w:lineRule="auto"/>
        <w:jc w:val="both"/>
      </w:pPr>
      <w:r>
        <w:rPr>
          <w:b/>
          <w:bCs/>
          <w:color w:val="16213E"/>
        </w:rPr>
        <w:t xml:space="preserve">To our users: </w:t>
      </w:r>
      <w:commentRangeStart w:id="63"/>
      <w:commentRangeStart w:id="64"/>
      <w:r>
        <w:rPr>
          <w:color w:val="4A5568"/>
        </w:rPr>
        <w:t xml:space="preserve">We will never make you feel stupid. </w:t>
      </w:r>
      <w:commentRangeEnd w:id="63"/>
      <w:r w:rsidR="00A67C45">
        <w:rPr>
          <w:rStyle w:val="CommentReference"/>
          <w:color w:val="4A5568"/>
          <w:sz w:val="23"/>
          <w:szCs w:val="23"/>
        </w:rPr>
        <w:commentReference w:id="63"/>
      </w:r>
      <w:commentRangeEnd w:id="64"/>
      <w:r w:rsidR="008E243F">
        <w:rPr>
          <w:rStyle w:val="CommentReference"/>
          <w:color w:val="4A5568"/>
          <w:sz w:val="23"/>
          <w:szCs w:val="23"/>
        </w:rPr>
        <w:commentReference w:id="64"/>
      </w:r>
      <w:r>
        <w:rPr>
          <w:color w:val="4A5568"/>
        </w:rPr>
        <w:t>Our platform will meet you where you are and grow with you.</w:t>
      </w:r>
    </w:p>
    <w:p w14:paraId="69307ECD" w14:textId="77777777" w:rsidR="00B46DF1" w:rsidRDefault="000F1F1A" w:rsidP="006A6C63">
      <w:pPr>
        <w:spacing w:after="160" w:line="336" w:lineRule="auto"/>
        <w:jc w:val="both"/>
      </w:pPr>
      <w:r>
        <w:rPr>
          <w:b/>
          <w:bCs/>
          <w:color w:val="16213E"/>
        </w:rPr>
        <w:t>To our customers</w:t>
      </w:r>
      <w:commentRangeStart w:id="65"/>
      <w:commentRangeStart w:id="66"/>
      <w:r>
        <w:rPr>
          <w:b/>
          <w:bCs/>
          <w:color w:val="16213E"/>
        </w:rPr>
        <w:t xml:space="preserve">: </w:t>
      </w:r>
      <w:r>
        <w:rPr>
          <w:color w:val="4A5568"/>
        </w:rPr>
        <w:t>Your data is yours. Your AI is governed. Your trust is earned daily.</w:t>
      </w:r>
      <w:commentRangeEnd w:id="65"/>
      <w:r w:rsidR="00C67F1D">
        <w:rPr>
          <w:rStyle w:val="CommentReference"/>
          <w:sz w:val="23"/>
          <w:szCs w:val="23"/>
        </w:rPr>
        <w:commentReference w:id="65"/>
      </w:r>
      <w:commentRangeEnd w:id="66"/>
      <w:r w:rsidR="008E243F">
        <w:rPr>
          <w:rStyle w:val="CommentReference"/>
          <w:sz w:val="23"/>
          <w:szCs w:val="23"/>
        </w:rPr>
        <w:commentReference w:id="66"/>
      </w:r>
    </w:p>
    <w:p w14:paraId="047D75EA" w14:textId="77777777" w:rsidR="00B46DF1" w:rsidRDefault="000F1F1A" w:rsidP="006A6C63">
      <w:pPr>
        <w:spacing w:after="160" w:line="336" w:lineRule="auto"/>
        <w:jc w:val="both"/>
      </w:pPr>
      <w:r>
        <w:rPr>
          <w:b/>
          <w:bCs/>
          <w:color w:val="16213E"/>
        </w:rPr>
        <w:t xml:space="preserve">To our team: </w:t>
      </w:r>
      <w:commentRangeStart w:id="67"/>
      <w:commentRangeStart w:id="68"/>
      <w:r>
        <w:rPr>
          <w:color w:val="4A5568"/>
        </w:rPr>
        <w:t>You will do the most meaningful work of your career here. We will protect your time, invest in your growth, and treat you as whole human beings—not resources.</w:t>
      </w:r>
      <w:commentRangeEnd w:id="67"/>
      <w:r w:rsidR="007058A0">
        <w:rPr>
          <w:rStyle w:val="CommentReference"/>
          <w:sz w:val="23"/>
          <w:szCs w:val="23"/>
        </w:rPr>
        <w:commentReference w:id="67"/>
      </w:r>
      <w:commentRangeEnd w:id="68"/>
      <w:r w:rsidR="008E243F">
        <w:rPr>
          <w:rStyle w:val="CommentReference"/>
          <w:sz w:val="23"/>
          <w:szCs w:val="23"/>
        </w:rPr>
        <w:commentReference w:id="68"/>
      </w:r>
    </w:p>
    <w:p w14:paraId="5C2133A6" w14:textId="77777777" w:rsidR="00B46DF1" w:rsidRDefault="000F1F1A" w:rsidP="00290E16">
      <w:pPr>
        <w:spacing w:after="160" w:line="336" w:lineRule="auto"/>
        <w:jc w:val="both"/>
      </w:pPr>
      <w:r>
        <w:rPr>
          <w:b/>
          <w:bCs/>
          <w:color w:val="16213E"/>
        </w:rPr>
        <w:t xml:space="preserve">To the world: </w:t>
      </w:r>
      <w:commentRangeStart w:id="69"/>
      <w:commentRangeStart w:id="70"/>
      <w:r>
        <w:rPr>
          <w:color w:val="4A5568"/>
        </w:rPr>
        <w:t>We will build AI that makes organizations wiser, not just faster</w:t>
      </w:r>
      <w:commentRangeEnd w:id="69"/>
      <w:r w:rsidR="00E958C7">
        <w:rPr>
          <w:rStyle w:val="CommentReference"/>
          <w:color w:val="4A5568"/>
          <w:sz w:val="23"/>
          <w:szCs w:val="23"/>
        </w:rPr>
        <w:commentReference w:id="69"/>
      </w:r>
      <w:commentRangeEnd w:id="70"/>
      <w:r w:rsidR="008E243F">
        <w:rPr>
          <w:rStyle w:val="CommentReference"/>
          <w:color w:val="4A5568"/>
          <w:sz w:val="23"/>
          <w:szCs w:val="23"/>
        </w:rPr>
        <w:commentReference w:id="70"/>
      </w:r>
      <w:r>
        <w:rPr>
          <w:color w:val="4A5568"/>
        </w:rPr>
        <w:t>. Intelligence without wisdom is entropy by another name.</w:t>
      </w:r>
    </w:p>
    <w:p w14:paraId="00C75681" w14:textId="77777777" w:rsidR="00B46DF1" w:rsidRDefault="00B46DF1">
      <w:pPr>
        <w:spacing w:after="200"/>
      </w:pPr>
    </w:p>
    <w:p w14:paraId="7A4E3541" w14:textId="77777777" w:rsidR="00B46DF1" w:rsidRDefault="00B46DF1">
      <w:pPr>
        <w:pBdr>
          <w:bottom w:val="single" w:sz="4" w:space="2" w:color="C4956A"/>
        </w:pBdr>
        <w:spacing w:before="120" w:after="120"/>
      </w:pPr>
    </w:p>
    <w:p w14:paraId="255DE6C4" w14:textId="77777777" w:rsidR="00B46DF1" w:rsidRDefault="00B46DF1">
      <w:pPr>
        <w:spacing w:after="80"/>
      </w:pPr>
    </w:p>
    <w:p w14:paraId="1E6ABEA7" w14:textId="77777777" w:rsidR="00B46DF1" w:rsidRDefault="000F1F1A">
      <w:pPr>
        <w:spacing w:before="200" w:after="60" w:line="336" w:lineRule="auto"/>
        <w:ind w:left="720" w:right="720"/>
      </w:pPr>
      <w:r>
        <w:rPr>
          <w:i/>
          <w:iCs/>
          <w:color w:val="16213E"/>
          <w:sz w:val="24"/>
          <w:szCs w:val="24"/>
        </w:rPr>
        <w:t>“The organism feeds on negative entropy. It continually sucks orderliness from its environment.”</w:t>
      </w:r>
    </w:p>
    <w:p w14:paraId="0020D128" w14:textId="77777777" w:rsidR="00B46DF1" w:rsidRDefault="000F1F1A">
      <w:pPr>
        <w:spacing w:after="200"/>
        <w:ind w:left="720"/>
        <w:jc w:val="right"/>
      </w:pPr>
      <w:r>
        <w:rPr>
          <w:i/>
          <w:iCs/>
          <w:color w:val="A0AEC0"/>
          <w:sz w:val="19"/>
          <w:szCs w:val="19"/>
        </w:rPr>
        <w:t>— Erwin Schrödinger, What is Life?, 1944</w:t>
      </w:r>
    </w:p>
    <w:p w14:paraId="06049FC3" w14:textId="77777777" w:rsidR="00B46DF1" w:rsidRDefault="00B46DF1">
      <w:pPr>
        <w:spacing w:after="200"/>
      </w:pPr>
    </w:p>
    <w:p w14:paraId="7A71A01A" w14:textId="77777777" w:rsidR="00B46DF1" w:rsidRDefault="000F1F1A">
      <w:pPr>
        <w:jc w:val="center"/>
      </w:pPr>
      <w:r>
        <w:rPr>
          <w:b/>
          <w:bCs/>
          <w:color w:val="16213E"/>
          <w:sz w:val="26"/>
          <w:szCs w:val="26"/>
        </w:rPr>
        <w:t>This is Negentrophi.</w:t>
      </w:r>
    </w:p>
    <w:p w14:paraId="741810B8" w14:textId="77777777" w:rsidR="00B46DF1" w:rsidRDefault="000F1F1A">
      <w:pPr>
        <w:spacing w:before="60"/>
        <w:jc w:val="center"/>
      </w:pPr>
      <w:r>
        <w:rPr>
          <w:i/>
          <w:iCs/>
          <w:color w:val="C4956A"/>
          <w:sz w:val="22"/>
          <w:szCs w:val="22"/>
        </w:rPr>
        <w:t>We bring order.</w:t>
      </w:r>
    </w:p>
    <w:sectPr w:rsidR="00B46DF1">
      <w:headerReference w:type="default" r:id="rId12"/>
      <w:footerReference w:type="default" r:id="rId13"/>
      <w:pgSz w:w="12240" w:h="15840"/>
      <w:pgMar w:top="1800" w:right="1800" w:bottom="180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ujan chakraborty" w:date="2026-03-28T14:24:00Z" w:initials="sc">
    <w:p w14:paraId="63982ABA" w14:textId="77777777" w:rsidR="0041099F" w:rsidRDefault="0041099F" w:rsidP="0041099F">
      <w:pPr>
        <w:pStyle w:val="CommentText"/>
      </w:pPr>
      <w:r>
        <w:rPr>
          <w:rStyle w:val="CommentReference"/>
        </w:rPr>
        <w:annotationRef/>
      </w:r>
      <w:r>
        <w:t>How about “ Why we exist”</w:t>
      </w:r>
    </w:p>
  </w:comment>
  <w:comment w:id="1" w:author="Lalatendu Panigrahi" w:date="2026-03-30T23:29:00Z" w:initials="LP">
    <w:p w14:paraId="5D628764" w14:textId="77777777" w:rsidR="00BE4159" w:rsidRDefault="00BE4159" w:rsidP="00BE4159">
      <w:r>
        <w:rPr>
          <w:rStyle w:val="CommentReference"/>
        </w:rPr>
        <w:annotationRef/>
      </w:r>
      <w:r>
        <w:rPr>
          <w:sz w:val="20"/>
          <w:szCs w:val="20"/>
        </w:rPr>
        <w:t>title</w:t>
      </w:r>
    </w:p>
    <w:p w14:paraId="125545BE" w14:textId="77777777" w:rsidR="00BE4159" w:rsidRDefault="00BE4159" w:rsidP="00BE4159">
      <w:r>
        <w:rPr>
          <w:sz w:val="20"/>
          <w:szCs w:val="20"/>
        </w:rPr>
        <w:t>"Why We Exist" is warmer and more purposeful — strongly recommend adopting it.</w:t>
      </w:r>
    </w:p>
  </w:comment>
  <w:comment w:id="2" w:author="sujan chakraborty" w:date="2026-03-26T15:52:00Z" w:initials="sc">
    <w:p w14:paraId="491D9EEF" w14:textId="77777777" w:rsidR="005D28C7" w:rsidRDefault="005D28C7" w:rsidP="005D28C7">
      <w:pPr>
        <w:pStyle w:val="CommentText"/>
      </w:pPr>
      <w:r>
        <w:rPr>
          <w:rStyle w:val="CommentReference"/>
        </w:rPr>
        <w:annotationRef/>
      </w:r>
      <w:r>
        <w:t>Choose one? I vote Meaning from Noise</w:t>
      </w:r>
    </w:p>
  </w:comment>
  <w:comment w:id="3" w:author="sujan chakraborty" w:date="2026-03-28T14:25:00Z" w:initials="sc">
    <w:p w14:paraId="7FB1526A" w14:textId="77777777" w:rsidR="00014590" w:rsidRDefault="00014590" w:rsidP="00014590">
      <w:pPr>
        <w:pStyle w:val="CommentText"/>
      </w:pPr>
      <w:r>
        <w:rPr>
          <w:rStyle w:val="CommentReference"/>
        </w:rPr>
        <w:annotationRef/>
      </w:r>
      <w:r>
        <w:t>Or maybe single from noise faster</w:t>
      </w:r>
    </w:p>
  </w:comment>
  <w:comment w:id="4" w:author="Lalatendu Panigrahi" w:date="2026-03-30T23:32:00Z" w:initials="LP">
    <w:p w14:paraId="10FE95C4" w14:textId="77777777" w:rsidR="00BE4159" w:rsidRDefault="00BE4159" w:rsidP="00BE4159">
      <w:r>
        <w:rPr>
          <w:rStyle w:val="CommentReference"/>
        </w:rPr>
        <w:annotationRef/>
      </w:r>
      <w:r>
        <w:rPr>
          <w:sz w:val="20"/>
          <w:szCs w:val="20"/>
        </w:rPr>
        <w:t>Meaning from Noise— most poetic, memorable, and directly aligned with the brand mission.</w:t>
      </w:r>
    </w:p>
  </w:comment>
  <w:comment w:id="5" w:author="sujan chakraborty" w:date="2026-03-26T15:55:00Z" w:initials="sc">
    <w:p w14:paraId="122B2EEE" w14:textId="77777777" w:rsidR="005D28C7" w:rsidRDefault="005D28C7" w:rsidP="005D28C7">
      <w:pPr>
        <w:pStyle w:val="CommentText"/>
      </w:pPr>
      <w:r>
        <w:rPr>
          <w:rStyle w:val="CommentReference"/>
        </w:rPr>
        <w:annotationRef/>
      </w:r>
      <w:r>
        <w:t>Love it !!!  Try to make one paragraph. But if it dilutes the meaning, keep the way it is. Maybe minor edits for fluency.</w:t>
      </w:r>
    </w:p>
  </w:comment>
  <w:comment w:id="6" w:author="Lalatendu Panigrahi" w:date="2026-03-30T23:32:00Z" w:initials="LP">
    <w:p w14:paraId="2855106B" w14:textId="77777777" w:rsidR="00BE4159" w:rsidRDefault="00BE4159" w:rsidP="00BE4159">
      <w:r>
        <w:rPr>
          <w:rStyle w:val="CommentReference"/>
        </w:rPr>
        <w:annotationRef/>
      </w:r>
      <w:r>
        <w:rPr>
          <w:sz w:val="20"/>
          <w:szCs w:val="20"/>
        </w:rPr>
        <w:t>Agrees</w:t>
      </w:r>
    </w:p>
  </w:comment>
  <w:comment w:id="7" w:author="Lalatendu Panigrahi" w:date="2026-03-31T00:08:00Z" w:initials="LP">
    <w:p w14:paraId="0DA470BD" w14:textId="77777777" w:rsidR="008E243F" w:rsidRDefault="008E243F" w:rsidP="008E243F">
      <w:r>
        <w:rPr>
          <w:rStyle w:val="CommentReference"/>
        </w:rPr>
        <w:annotationRef/>
      </w:r>
      <w:r>
        <w:rPr>
          <w:sz w:val="20"/>
          <w:szCs w:val="20"/>
        </w:rPr>
        <w:t>In 1944, Erwin Schrödinger asked the most fundamental question in science: What is Life? His answer was radical — life, he argued, is the one thing in the universe that resists entropy, the universal slide toward disorder; living systems feed on negative entropy, taking chaos and creating structure, taking noise and finding signal, taking the scattered and making it whole. We named our company Negentrophi because we believe this is the deepest description of what good technology should do: not add complexity, not generate noise, but bring order, clarity, and meaning to the systems that power human work and human life.</w:t>
      </w:r>
    </w:p>
  </w:comment>
  <w:comment w:id="12" w:author="sujan chakraborty" w:date="2026-03-26T15:56:00Z" w:initials="sc">
    <w:p w14:paraId="425DFAAA" w14:textId="77777777" w:rsidR="005D28C7" w:rsidRDefault="005D28C7" w:rsidP="005D28C7">
      <w:pPr>
        <w:pStyle w:val="CommentText"/>
      </w:pPr>
      <w:r>
        <w:rPr>
          <w:rStyle w:val="CommentReference"/>
        </w:rPr>
        <w:annotationRef/>
      </w:r>
      <w:r>
        <w:t>Keeping with our theme, add noise. Disorder sounds negative.</w:t>
      </w:r>
    </w:p>
  </w:comment>
  <w:comment w:id="13" w:author="Lalatendu Panigrahi" w:date="2026-03-30T23:33:00Z" w:initials="LP">
    <w:p w14:paraId="64D23D02" w14:textId="77777777" w:rsidR="00BE4159" w:rsidRDefault="00BE4159" w:rsidP="00BE4159">
      <w:r>
        <w:rPr>
          <w:rStyle w:val="CommentReference"/>
        </w:rPr>
        <w:annotationRef/>
      </w:r>
      <w:r>
        <w:rPr>
          <w:sz w:val="20"/>
          <w:szCs w:val="20"/>
        </w:rPr>
        <w:t>On "disorder"</w:t>
      </w:r>
    </w:p>
    <w:p w14:paraId="1B2B56FD" w14:textId="77777777" w:rsidR="00BE4159" w:rsidRDefault="00BE4159" w:rsidP="00BE4159">
      <w:r>
        <w:rPr>
          <w:sz w:val="20"/>
          <w:szCs w:val="20"/>
        </w:rPr>
        <w:t>Replace "disorder" with "noise" — thematically consistent, brand-aligned, avoids unintended negative connotation.</w:t>
      </w:r>
    </w:p>
  </w:comment>
  <w:comment w:id="14" w:author="sujan chakraborty" w:date="2026-03-26T15:59:00Z" w:initials="sc">
    <w:p w14:paraId="101D8258" w14:textId="77777777" w:rsidR="005D28C7" w:rsidRDefault="005D28C7" w:rsidP="005D28C7">
      <w:pPr>
        <w:pStyle w:val="CommentText"/>
      </w:pPr>
      <w:r>
        <w:rPr>
          <w:rStyle w:val="CommentReference"/>
        </w:rPr>
        <w:annotationRef/>
      </w:r>
      <w:r>
        <w:t>My favorite sentence is “ Cognitive Dissonance.” Maybe simpler English. If not, okay.</w:t>
      </w:r>
    </w:p>
  </w:comment>
  <w:comment w:id="15" w:author="Lalatendu Panigrahi" w:date="2026-03-30T23:34:00Z" w:initials="LP">
    <w:p w14:paraId="5DC28404" w14:textId="77777777" w:rsidR="00BE4159" w:rsidRDefault="00BE4159" w:rsidP="00BE4159">
      <w:r>
        <w:rPr>
          <w:rStyle w:val="CommentReference"/>
        </w:rPr>
        <w:annotationRef/>
      </w:r>
      <w:r>
        <w:rPr>
          <w:sz w:val="20"/>
          <w:szCs w:val="20"/>
        </w:rPr>
        <w:t>On "cognitive load"</w:t>
      </w:r>
    </w:p>
    <w:p w14:paraId="4E8742DC" w14:textId="77777777" w:rsidR="00BE4159" w:rsidRDefault="00BE4159" w:rsidP="00BE4159">
      <w:r>
        <w:rPr>
          <w:sz w:val="20"/>
          <w:szCs w:val="20"/>
        </w:rPr>
        <w:t>Replace with "mental burden" or "noise in their minds" for broader accessibility.</w:t>
      </w:r>
    </w:p>
  </w:comment>
  <w:comment w:id="16" w:author="sujan chakraborty" w:date="2026-03-26T16:03:00Z" w:initials="sc">
    <w:p w14:paraId="1DBD1D00" w14:textId="77777777" w:rsidR="008E4A3D" w:rsidRDefault="00C24F83" w:rsidP="008E4A3D">
      <w:pPr>
        <w:pStyle w:val="CommentText"/>
      </w:pPr>
      <w:r>
        <w:rPr>
          <w:rStyle w:val="CommentReference"/>
        </w:rPr>
        <w:annotationRef/>
      </w:r>
      <w:r w:rsidR="008E4A3D">
        <w:t xml:space="preserve">How AI acts as a fulcrum to amplify </w:t>
      </w:r>
    </w:p>
  </w:comment>
  <w:comment w:id="17" w:author="sujan chakraborty" w:date="2026-03-28T14:29:00Z" w:initials="sc">
    <w:p w14:paraId="310CCD81" w14:textId="77777777" w:rsidR="008E4A3D" w:rsidRDefault="008E4A3D" w:rsidP="008E4A3D">
      <w:pPr>
        <w:pStyle w:val="CommentText"/>
      </w:pPr>
      <w:r>
        <w:rPr>
          <w:rStyle w:val="CommentReference"/>
        </w:rPr>
        <w:annotationRef/>
      </w:r>
      <w:r>
        <w:t>Fulcrum is the earliest invention which enabled humans lift more then their weight.</w:t>
      </w:r>
    </w:p>
  </w:comment>
  <w:comment w:id="18" w:author="Lalatendu Panigrahi" w:date="2026-03-30T23:37:00Z" w:initials="LP">
    <w:p w14:paraId="7AADE1C7" w14:textId="77777777" w:rsidR="00BE4159" w:rsidRDefault="00BE4159" w:rsidP="00BE4159">
      <w:r>
        <w:rPr>
          <w:rStyle w:val="CommentReference"/>
        </w:rPr>
        <w:annotationRef/>
      </w:r>
      <w:r>
        <w:rPr>
          <w:sz w:val="20"/>
          <w:szCs w:val="20"/>
        </w:rPr>
        <w:t xml:space="preserve"> Frames AI as a force multiplier beyond natural human limits.</w:t>
      </w:r>
    </w:p>
  </w:comment>
  <w:comment w:id="19" w:author="sujan chakraborty" w:date="2026-03-26T16:04:00Z" w:initials="sc">
    <w:p w14:paraId="2EE98D7C" w14:textId="14A82428" w:rsidR="00C24F83" w:rsidRDefault="00C24F83" w:rsidP="00C24F83">
      <w:pPr>
        <w:pStyle w:val="CommentText"/>
      </w:pPr>
      <w:r>
        <w:rPr>
          <w:rStyle w:val="CommentReference"/>
        </w:rPr>
        <w:annotationRef/>
      </w:r>
      <w:r>
        <w:t>Suggest staying away from the word "trust" as we are saying fulcrum.</w:t>
      </w:r>
    </w:p>
  </w:comment>
  <w:comment w:id="20" w:author="Lalatendu Panigrahi" w:date="2026-03-30T23:38:00Z" w:initials="LP">
    <w:p w14:paraId="67CABA9A" w14:textId="77777777" w:rsidR="00BE4159" w:rsidRDefault="00BE4159" w:rsidP="00BE4159">
      <w:r>
        <w:rPr>
          <w:rStyle w:val="CommentReference"/>
        </w:rPr>
        <w:annotationRef/>
      </w:r>
      <w:r>
        <w:rPr>
          <w:sz w:val="20"/>
          <w:szCs w:val="20"/>
        </w:rPr>
        <w:t>Replace with "they rely on with confidence" — preserves intent, removes tension with the fulcrum metaphor.</w:t>
      </w:r>
    </w:p>
  </w:comment>
  <w:comment w:id="21" w:author="sujan chakraborty" w:date="2026-03-26T16:06:00Z" w:initials="sc">
    <w:p w14:paraId="67880822" w14:textId="77777777" w:rsidR="00C24F83" w:rsidRDefault="00C24F83" w:rsidP="00C24F83">
      <w:pPr>
        <w:pStyle w:val="CommentText"/>
      </w:pPr>
      <w:r>
        <w:rPr>
          <w:rStyle w:val="CommentReference"/>
        </w:rPr>
        <w:annotationRef/>
      </w:r>
      <w:r>
        <w:t>Allergic to the Word platform. May need some tweaking of English.</w:t>
      </w:r>
    </w:p>
  </w:comment>
  <w:comment w:id="22" w:author="sujan chakraborty" w:date="2026-03-28T14:30:00Z" w:initials="sc">
    <w:p w14:paraId="59441F6A" w14:textId="77777777" w:rsidR="00C77E58" w:rsidRDefault="00C77E58" w:rsidP="00C77E58">
      <w:pPr>
        <w:pStyle w:val="CommentText"/>
      </w:pPr>
      <w:r>
        <w:rPr>
          <w:rStyle w:val="CommentReference"/>
        </w:rPr>
        <w:annotationRef/>
      </w:r>
      <w:r>
        <w:t>We are not a PLATFORM</w:t>
      </w:r>
    </w:p>
  </w:comment>
  <w:comment w:id="23" w:author="Lalatendu Panigrahi" w:date="2026-03-30T23:39:00Z" w:initials="LP">
    <w:p w14:paraId="125261EB" w14:textId="77777777" w:rsidR="00BE4159" w:rsidRDefault="00BE4159" w:rsidP="00BE4159">
      <w:r>
        <w:rPr>
          <w:rStyle w:val="CommentReference"/>
        </w:rPr>
        <w:annotationRef/>
      </w:r>
      <w:r>
        <w:rPr>
          <w:sz w:val="20"/>
          <w:szCs w:val="20"/>
        </w:rPr>
        <w:t>Replace "platform" with "intelligence fabric" or "operating environment" and smooth surrounding sentence structure.</w:t>
      </w:r>
    </w:p>
  </w:comment>
  <w:comment w:id="24" w:author="Lalatendu Panigrahi" w:date="2026-03-30T23:40:00Z" w:initials="LP">
    <w:p w14:paraId="1D42C440" w14:textId="77777777" w:rsidR="00D74FDA" w:rsidRDefault="00D74FDA" w:rsidP="00D74FDA">
      <w:r>
        <w:rPr>
          <w:rStyle w:val="CommentReference"/>
        </w:rPr>
        <w:annotationRef/>
      </w:r>
      <w:r>
        <w:rPr>
          <w:sz w:val="20"/>
          <w:szCs w:val="20"/>
        </w:rPr>
        <w:t>Agreed — replace "platform" with "unified AI operating system" or "intelligence fabric" consistently throughout.</w:t>
      </w:r>
    </w:p>
  </w:comment>
  <w:comment w:id="25" w:author="sujan chakraborty" w:date="2026-03-28T14:35:00Z" w:initials="sc">
    <w:p w14:paraId="6027DC00" w14:textId="77777777" w:rsidR="00AC668C" w:rsidRDefault="00AC668C" w:rsidP="00AC668C">
      <w:pPr>
        <w:pStyle w:val="CommentText"/>
      </w:pPr>
      <w:r>
        <w:rPr>
          <w:rStyle w:val="CommentReference"/>
        </w:rPr>
        <w:annotationRef/>
      </w:r>
      <w:r>
        <w:t>Is this Design Philosophy?</w:t>
      </w:r>
    </w:p>
  </w:comment>
  <w:comment w:id="26" w:author="Lalatendu Panigrahi" w:date="2026-03-30T23:41:00Z" w:initials="LP">
    <w:p w14:paraId="0F8D47CA" w14:textId="77777777" w:rsidR="00D74FDA" w:rsidRDefault="00D74FDA" w:rsidP="00D74FDA">
      <w:r>
        <w:rPr>
          <w:rStyle w:val="CommentReference"/>
        </w:rPr>
        <w:annotationRef/>
      </w:r>
      <w:r>
        <w:rPr>
          <w:sz w:val="20"/>
          <w:szCs w:val="20"/>
        </w:rPr>
        <w:t>Rename to "Design Philosophy" or "Founding Principles" to better signal its nature and intent.</w:t>
      </w:r>
    </w:p>
  </w:comment>
  <w:comment w:id="27" w:author="sujan chakraborty" w:date="2026-03-26T16:18:00Z" w:initials="sc">
    <w:p w14:paraId="1587BBE6" w14:textId="77777777" w:rsidR="00A730A0" w:rsidRDefault="00A730A0" w:rsidP="00A730A0">
      <w:pPr>
        <w:pStyle w:val="CommentText"/>
      </w:pPr>
      <w:r>
        <w:rPr>
          <w:rStyle w:val="CommentReference"/>
        </w:rPr>
        <w:annotationRef/>
      </w:r>
      <w:r>
        <w:t>Let us talk about cognitive load. Otherwise, it makes sense.</w:t>
      </w:r>
    </w:p>
  </w:comment>
  <w:comment w:id="28" w:author="sujan chakraborty" w:date="2026-03-28T14:32:00Z" w:initials="sc">
    <w:p w14:paraId="18A451F9" w14:textId="77777777" w:rsidR="004778F8" w:rsidRDefault="004778F8" w:rsidP="004778F8">
      <w:pPr>
        <w:pStyle w:val="CommentText"/>
      </w:pPr>
      <w:r>
        <w:rPr>
          <w:rStyle w:val="CommentReference"/>
        </w:rPr>
        <w:annotationRef/>
      </w:r>
      <w:r>
        <w:t>Let us not overreach or overpromise. Would like to know why you said research company.</w:t>
      </w:r>
    </w:p>
  </w:comment>
  <w:comment w:id="31" w:author="sujan chakraborty" w:date="2026-03-28T14:33:00Z" w:initials="sc">
    <w:p w14:paraId="5584670F" w14:textId="77777777" w:rsidR="00EA3E2F" w:rsidRDefault="00EA3E2F" w:rsidP="00EA3E2F">
      <w:pPr>
        <w:pStyle w:val="CommentText"/>
      </w:pPr>
      <w:r>
        <w:rPr>
          <w:rStyle w:val="CommentReference"/>
        </w:rPr>
        <w:annotationRef/>
      </w:r>
      <w:r>
        <w:t>Verifiable? Transparent is used too often.</w:t>
      </w:r>
    </w:p>
  </w:comment>
  <w:comment w:id="32" w:author="Lalatendu Panigrahi" w:date="2026-03-30T23:43:00Z" w:initials="LP">
    <w:p w14:paraId="64656FB6" w14:textId="77777777" w:rsidR="00D74FDA" w:rsidRDefault="00D74FDA" w:rsidP="00D74FDA">
      <w:r>
        <w:rPr>
          <w:rStyle w:val="CommentReference"/>
        </w:rPr>
        <w:annotationRef/>
      </w:r>
      <w:r>
        <w:rPr>
          <w:sz w:val="20"/>
          <w:szCs w:val="20"/>
        </w:rPr>
        <w:t>Replace with "verifiable" — more precise, differentiated, and harder to dismiss as marketing language.</w:t>
      </w:r>
    </w:p>
  </w:comment>
  <w:comment w:id="33" w:author="sujan chakraborty" w:date="2026-03-28T14:34:00Z" w:initials="sc">
    <w:p w14:paraId="762B5DA3" w14:textId="77777777" w:rsidR="00F5285A" w:rsidRDefault="00B9314C" w:rsidP="00F5285A">
      <w:pPr>
        <w:pStyle w:val="CommentText"/>
      </w:pPr>
      <w:r>
        <w:rPr>
          <w:rStyle w:val="CommentReference"/>
        </w:rPr>
        <w:annotationRef/>
      </w:r>
      <w:r w:rsidR="00F5285A">
        <w:t>Auditable and explainable?</w:t>
      </w:r>
    </w:p>
  </w:comment>
  <w:comment w:id="34" w:author="Lalatendu Panigrahi" w:date="2026-03-30T23:43:00Z" w:initials="LP">
    <w:p w14:paraId="070B2F84" w14:textId="77777777" w:rsidR="00D74FDA" w:rsidRDefault="00D74FDA" w:rsidP="00D74FDA">
      <w:r>
        <w:rPr>
          <w:rStyle w:val="CommentReference"/>
        </w:rPr>
        <w:annotationRef/>
      </w:r>
      <w:r>
        <w:rPr>
          <w:sz w:val="20"/>
          <w:szCs w:val="20"/>
        </w:rPr>
        <w:t>"Auditable and explainable" are the right operational terms; they make "transparent" concrete and actionable.</w:t>
      </w:r>
    </w:p>
  </w:comment>
  <w:comment w:id="35" w:author="sujan chakraborty" w:date="2026-03-28T14:35:00Z" w:initials="sc">
    <w:p w14:paraId="01CCFD9E" w14:textId="77777777" w:rsidR="00F5285A" w:rsidRDefault="00F5285A" w:rsidP="00F5285A">
      <w:pPr>
        <w:pStyle w:val="CommentText"/>
      </w:pPr>
      <w:r>
        <w:rPr>
          <w:rStyle w:val="CommentReference"/>
        </w:rPr>
        <w:annotationRef/>
      </w:r>
      <w:r>
        <w:t>Not sure why this sentence?</w:t>
      </w:r>
    </w:p>
  </w:comment>
  <w:comment w:id="36" w:author="Lalatendu Panigrahi" w:date="2026-03-30T23:45:00Z" w:initials="LP">
    <w:p w14:paraId="5FCD5D64" w14:textId="77777777" w:rsidR="00D74FDA" w:rsidRDefault="00D74FDA" w:rsidP="00D74FDA">
      <w:r>
        <w:rPr>
          <w:rStyle w:val="CommentReference"/>
        </w:rPr>
        <w:annotationRef/>
      </w:r>
      <w:r>
        <w:rPr>
          <w:sz w:val="20"/>
          <w:szCs w:val="20"/>
        </w:rPr>
        <w:t>This anchors the "governed by design" half of the principle — prevents it reading as purely permissive.</w:t>
      </w:r>
    </w:p>
  </w:comment>
  <w:comment w:id="37" w:author="sujan chakraborty" w:date="2026-03-28T14:36:00Z" w:initials="sc">
    <w:p w14:paraId="74DBDF18" w14:textId="77777777" w:rsidR="00B748FA" w:rsidRDefault="00B748FA" w:rsidP="00B748FA">
      <w:pPr>
        <w:pStyle w:val="CommentText"/>
      </w:pPr>
      <w:r>
        <w:rPr>
          <w:rStyle w:val="CommentReference"/>
        </w:rPr>
        <w:annotationRef/>
      </w:r>
      <w:r>
        <w:t>We are not a platform. What do we replace it with?</w:t>
      </w:r>
    </w:p>
  </w:comment>
  <w:comment w:id="38" w:author="Lalatendu Panigrahi" w:date="2026-03-30T23:46:00Z" w:initials="LP">
    <w:p w14:paraId="0E22C085" w14:textId="77777777" w:rsidR="00D74FDA" w:rsidRDefault="00D74FDA" w:rsidP="00D74FDA">
      <w:r>
        <w:rPr>
          <w:rStyle w:val="CommentReference"/>
        </w:rPr>
        <w:annotationRef/>
      </w:r>
      <w:r>
        <w:rPr>
          <w:sz w:val="20"/>
          <w:szCs w:val="20"/>
        </w:rPr>
        <w:t>Replace with "unified AI environment" or "intelligence fabric" — consistent with the document-wide anti-platform stance.</w:t>
      </w:r>
    </w:p>
  </w:comment>
  <w:comment w:id="39" w:author="sujan chakraborty" w:date="2026-03-28T14:38:00Z" w:initials="sc">
    <w:p w14:paraId="4014A953" w14:textId="77777777" w:rsidR="007C0C0B" w:rsidRDefault="007C0C0B" w:rsidP="007C0C0B">
      <w:pPr>
        <w:pStyle w:val="CommentText"/>
      </w:pPr>
      <w:r>
        <w:rPr>
          <w:rStyle w:val="CommentReference"/>
        </w:rPr>
        <w:annotationRef/>
      </w:r>
      <w:r>
        <w:t>Like what you are saying. Have to work a little bit on it.</w:t>
      </w:r>
    </w:p>
  </w:comment>
  <w:comment w:id="40" w:author="sujan chakraborty" w:date="2026-03-28T14:39:00Z" w:initials="sc">
    <w:p w14:paraId="76955A27" w14:textId="77777777" w:rsidR="0004265A" w:rsidRDefault="0004265A" w:rsidP="0004265A">
      <w:pPr>
        <w:pStyle w:val="CommentText"/>
      </w:pPr>
      <w:r>
        <w:rPr>
          <w:rStyle w:val="CommentReference"/>
        </w:rPr>
        <w:annotationRef/>
      </w:r>
      <w:r>
        <w:t>How is this different from Open By Design?</w:t>
      </w:r>
    </w:p>
  </w:comment>
  <w:comment w:id="41" w:author="Lalatendu Panigrahi" w:date="2026-03-30T23:51:00Z" w:initials="LP">
    <w:p w14:paraId="2795DA07" w14:textId="77777777" w:rsidR="003F17B9" w:rsidRDefault="003F17B9" w:rsidP="003F17B9">
      <w:r>
        <w:rPr>
          <w:rStyle w:val="CommentReference"/>
        </w:rPr>
        <w:annotationRef/>
      </w:r>
      <w:r>
        <w:rPr>
          <w:sz w:val="20"/>
          <w:szCs w:val="20"/>
        </w:rPr>
        <w:t xml:space="preserve"> On "V. Earn Trust Through Transparency" vs. Principle III</w:t>
      </w:r>
    </w:p>
    <w:p w14:paraId="39FB70F9" w14:textId="77777777" w:rsidR="003F17B9" w:rsidRDefault="003F17B9" w:rsidP="003F17B9">
      <w:r>
        <w:rPr>
          <w:sz w:val="20"/>
          <w:szCs w:val="20"/>
        </w:rPr>
        <w:t>Principle III = architectural openness; Principle V = AI decision inspectability — distinct; clarify with a brief opener sentence.</w:t>
      </w:r>
    </w:p>
  </w:comment>
  <w:comment w:id="42" w:author="sujan chakraborty" w:date="2026-03-28T14:40:00Z" w:initials="sc">
    <w:p w14:paraId="29DD7F94" w14:textId="77777777" w:rsidR="00794A43" w:rsidRDefault="00794A43" w:rsidP="00794A43">
      <w:pPr>
        <w:pStyle w:val="CommentText"/>
      </w:pPr>
      <w:r>
        <w:rPr>
          <w:rStyle w:val="CommentReference"/>
        </w:rPr>
        <w:annotationRef/>
      </w:r>
      <w:r>
        <w:t xml:space="preserve">Excellent !! Needs wordsmithing </w:t>
      </w:r>
    </w:p>
  </w:comment>
  <w:comment w:id="43" w:author="Lalatendu Panigrahi" w:date="2026-03-30T23:51:00Z" w:initials="LP">
    <w:p w14:paraId="076BC28F" w14:textId="77777777" w:rsidR="003F17B9" w:rsidRDefault="003F17B9" w:rsidP="003F17B9">
      <w:r>
        <w:rPr>
          <w:rStyle w:val="CommentReference"/>
        </w:rPr>
        <w:annotationRef/>
      </w:r>
      <w:r>
        <w:rPr>
          <w:sz w:val="20"/>
          <w:szCs w:val="20"/>
        </w:rPr>
        <w:t xml:space="preserve">"curious before credentialed, kind before clever, builders before managers" </w:t>
      </w:r>
    </w:p>
  </w:comment>
  <w:comment w:id="44" w:author="sujan chakraborty" w:date="2026-03-28T14:42:00Z" w:initials="sc">
    <w:p w14:paraId="1F024748" w14:textId="77777777" w:rsidR="00CC37FA" w:rsidRDefault="00CC37FA" w:rsidP="00CC37FA">
      <w:pPr>
        <w:pStyle w:val="CommentText"/>
      </w:pPr>
      <w:r>
        <w:rPr>
          <w:rStyle w:val="CommentReference"/>
        </w:rPr>
        <w:annotationRef/>
      </w:r>
      <w:r>
        <w:t>How about replacing this with “ Patience in vision, urgency in execution”? Which you have in the paragraph. It is unique.</w:t>
      </w:r>
    </w:p>
  </w:comment>
  <w:comment w:id="45" w:author="Lalatendu Panigrahi" w:date="2026-03-30T23:52:00Z" w:initials="LP">
    <w:p w14:paraId="381489E1" w14:textId="77777777" w:rsidR="003F17B9" w:rsidRDefault="003F17B9" w:rsidP="003F17B9">
      <w:r>
        <w:rPr>
          <w:rStyle w:val="CommentReference"/>
        </w:rPr>
        <w:annotationRef/>
      </w:r>
      <w:r>
        <w:rPr>
          <w:sz w:val="20"/>
          <w:szCs w:val="20"/>
        </w:rPr>
        <w:t>Strongly agreed — "Patience in vision, urgency in execution" is more memorable, unique.</w:t>
      </w:r>
    </w:p>
  </w:comment>
  <w:comment w:id="46" w:author="sujan chakraborty" w:date="2026-03-28T14:43:00Z" w:initials="sc">
    <w:p w14:paraId="0D98DCFB" w14:textId="77777777" w:rsidR="00375B8A" w:rsidRDefault="00375B8A" w:rsidP="00375B8A">
      <w:pPr>
        <w:pStyle w:val="CommentText"/>
      </w:pPr>
      <w:r>
        <w:rPr>
          <w:rStyle w:val="CommentReference"/>
        </w:rPr>
        <w:annotationRef/>
      </w:r>
      <w:r>
        <w:t>Understand what you're saying, needs wordsmithing.</w:t>
      </w:r>
    </w:p>
  </w:comment>
  <w:comment w:id="47" w:author="sujan chakraborty" w:date="2026-03-28T14:44:00Z" w:initials="sc">
    <w:p w14:paraId="6EA1E36C" w14:textId="77777777" w:rsidR="00D449A1" w:rsidRDefault="00D449A1" w:rsidP="00D449A1">
      <w:pPr>
        <w:pStyle w:val="CommentText"/>
      </w:pPr>
      <w:r>
        <w:rPr>
          <w:rStyle w:val="CommentReference"/>
        </w:rPr>
        <w:annotationRef/>
      </w:r>
      <w:r>
        <w:t>Is this a Design Metric?</w:t>
      </w:r>
    </w:p>
  </w:comment>
  <w:comment w:id="48" w:author="Lalatendu Panigrahi" w:date="2026-03-30T23:54:00Z" w:initials="LP">
    <w:p w14:paraId="27A37586" w14:textId="77777777" w:rsidR="003F17B9" w:rsidRDefault="003F17B9" w:rsidP="003F17B9">
      <w:r>
        <w:rPr>
          <w:rStyle w:val="CommentReference"/>
        </w:rPr>
        <w:annotationRef/>
      </w:r>
      <w:r>
        <w:rPr>
          <w:sz w:val="20"/>
          <w:szCs w:val="20"/>
        </w:rPr>
        <w:t>This is a business success metric — rename to "Business North Star" or "Success Metric" to avoid design confusion.</w:t>
      </w:r>
    </w:p>
  </w:comment>
  <w:comment w:id="49" w:author="sujan chakraborty" w:date="2026-03-28T14:44:00Z" w:initials="sc">
    <w:p w14:paraId="60D8F4B5" w14:textId="77777777" w:rsidR="00093942" w:rsidRDefault="00093942" w:rsidP="00093942">
      <w:pPr>
        <w:pStyle w:val="CommentText"/>
      </w:pPr>
      <w:r>
        <w:rPr>
          <w:rStyle w:val="CommentReference"/>
        </w:rPr>
        <w:annotationRef/>
      </w:r>
      <w:r>
        <w:t xml:space="preserve">How will you measure this? </w:t>
      </w:r>
    </w:p>
  </w:comment>
  <w:comment w:id="50" w:author="Lalatendu Panigrahi" w:date="2026-03-30T23:54:00Z" w:initials="LP">
    <w:p w14:paraId="1C218DBF" w14:textId="77777777" w:rsidR="003F17B9" w:rsidRDefault="003F17B9" w:rsidP="003F17B9">
      <w:r>
        <w:rPr>
          <w:rStyle w:val="CommentReference"/>
        </w:rPr>
        <w:annotationRef/>
      </w:r>
      <w:r>
        <w:rPr>
          <w:sz w:val="20"/>
          <w:szCs w:val="20"/>
        </w:rPr>
        <w:t>Measure via decision audit logs, outcome surveys, and AI-assisted decision quality scoring tracked weekly across organizations.</w:t>
      </w:r>
    </w:p>
  </w:comment>
  <w:comment w:id="51" w:author="sujan chakraborty" w:date="2026-03-28T14:45:00Z" w:initials="sc">
    <w:p w14:paraId="2877039B" w14:textId="77777777" w:rsidR="00BC36F6" w:rsidRDefault="00BC36F6" w:rsidP="00BC36F6">
      <w:pPr>
        <w:pStyle w:val="CommentText"/>
      </w:pPr>
      <w:r>
        <w:rPr>
          <w:rStyle w:val="CommentReference"/>
        </w:rPr>
        <w:annotationRef/>
      </w:r>
      <w:r>
        <w:t>Delete. Not a Platform.</w:t>
      </w:r>
    </w:p>
  </w:comment>
  <w:comment w:id="52" w:author="Lalatendu Panigrahi" w:date="2026-03-30T23:55:00Z" w:initials="LP">
    <w:p w14:paraId="0A74DACA" w14:textId="77777777" w:rsidR="003F17B9" w:rsidRDefault="003F17B9" w:rsidP="003F17B9">
      <w:r>
        <w:rPr>
          <w:rStyle w:val="CommentReference"/>
        </w:rPr>
        <w:annotationRef/>
      </w:r>
      <w:r>
        <w:rPr>
          <w:sz w:val="20"/>
          <w:szCs w:val="20"/>
        </w:rPr>
        <w:t>Delete "operations platform" — replace with "the intelligence operating system for enterprises" to stay on-brand.</w:t>
      </w:r>
    </w:p>
  </w:comment>
  <w:comment w:id="53" w:author="sujan chakraborty" w:date="2026-03-28T14:46:00Z" w:initials="sc">
    <w:p w14:paraId="5A59D6D1" w14:textId="77777777" w:rsidR="00210127" w:rsidRDefault="00210127" w:rsidP="00210127">
      <w:pPr>
        <w:pStyle w:val="CommentText"/>
      </w:pPr>
      <w:r>
        <w:rPr>
          <w:rStyle w:val="CommentReference"/>
        </w:rPr>
        <w:annotationRef/>
      </w:r>
      <w:r>
        <w:t>Delete. Not every. If we use "very," we fence ourselves in.</w:t>
      </w:r>
    </w:p>
  </w:comment>
  <w:comment w:id="54" w:author="Lalatendu Panigrahi" w:date="2026-03-30T23:56:00Z" w:initials="LP">
    <w:p w14:paraId="22FD65E0" w14:textId="77777777" w:rsidR="003F17B9" w:rsidRDefault="003F17B9" w:rsidP="003F17B9">
      <w:r>
        <w:rPr>
          <w:rStyle w:val="CommentReference"/>
        </w:rPr>
        <w:annotationRef/>
      </w:r>
      <w:r>
        <w:rPr>
          <w:sz w:val="20"/>
          <w:szCs w:val="20"/>
        </w:rPr>
        <w:t>Remove all "every" — use "leading," "key," or "enterprise" to scope the promise without overcommitting.</w:t>
      </w:r>
    </w:p>
  </w:comment>
  <w:comment w:id="57" w:author="sujan chakraborty" w:date="2026-03-28T14:47:00Z" w:initials="sc">
    <w:p w14:paraId="09F8D3C0" w14:textId="77777777" w:rsidR="00EA5D03" w:rsidRDefault="00EA5D03" w:rsidP="00EA5D03">
      <w:pPr>
        <w:pStyle w:val="CommentText"/>
      </w:pPr>
      <w:r>
        <w:rPr>
          <w:rStyle w:val="CommentReference"/>
        </w:rPr>
        <w:annotationRef/>
      </w:r>
      <w:r>
        <w:t>Matrix? Layer is a Platform.</w:t>
      </w:r>
    </w:p>
  </w:comment>
  <w:comment w:id="58" w:author="Lalatendu Panigrahi" w:date="2026-03-30T23:57:00Z" w:initials="LP">
    <w:p w14:paraId="3F745764" w14:textId="77777777" w:rsidR="003F17B9" w:rsidRDefault="003F17B9" w:rsidP="003F17B9">
      <w:pPr>
        <w:rPr>
          <w:sz w:val="20"/>
          <w:szCs w:val="20"/>
        </w:rPr>
      </w:pPr>
      <w:r>
        <w:rPr>
          <w:rStyle w:val="CommentReference"/>
        </w:rPr>
        <w:annotationRef/>
      </w:r>
    </w:p>
    <w:p w14:paraId="60024816" w14:textId="77777777" w:rsidR="003F17B9" w:rsidRDefault="003F17B9" w:rsidP="003F17B9">
      <w:r>
        <w:rPr>
          <w:sz w:val="20"/>
          <w:szCs w:val="20"/>
        </w:rPr>
        <w:t>Replace "layer" with "fabric" or "matrix" — removes platform connotation, preserves interconnected architecture meaning.</w:t>
      </w:r>
    </w:p>
  </w:comment>
  <w:comment w:id="59" w:author="sujan chakraborty" w:date="2026-03-28T14:48:00Z" w:initials="sc">
    <w:p w14:paraId="46C6FFD4" w14:textId="77777777" w:rsidR="00AD13F5" w:rsidRDefault="00AD13F5" w:rsidP="00AD13F5">
      <w:pPr>
        <w:pStyle w:val="CommentText"/>
      </w:pPr>
      <w:r>
        <w:rPr>
          <w:rStyle w:val="CommentReference"/>
        </w:rPr>
        <w:annotationRef/>
      </w:r>
      <w:r>
        <w:t>Have to simplify. Understand what you mean.</w:t>
      </w:r>
    </w:p>
  </w:comment>
  <w:comment w:id="60" w:author="Lalatendu Panigrahi" w:date="2026-03-30T23:58:00Z" w:initials="LP">
    <w:p w14:paraId="18287F99" w14:textId="77777777" w:rsidR="003F17B9" w:rsidRDefault="003F17B9" w:rsidP="003F17B9">
      <w:r>
        <w:rPr>
          <w:rStyle w:val="CommentReference"/>
        </w:rPr>
        <w:annotationRef/>
      </w:r>
      <w:r>
        <w:rPr>
          <w:sz w:val="20"/>
          <w:szCs w:val="20"/>
        </w:rPr>
        <w:t>"NXπ connects your data, AI, and workflows under one governed, intelligent operating environment — auditable by design."</w:t>
      </w:r>
    </w:p>
  </w:comment>
  <w:comment w:id="61" w:author="sujan chakraborty" w:date="2026-03-28T14:49:00Z" w:initials="sc">
    <w:p w14:paraId="1F345234" w14:textId="77777777" w:rsidR="0052482D" w:rsidRDefault="0052482D" w:rsidP="0052482D">
      <w:pPr>
        <w:pStyle w:val="CommentText"/>
      </w:pPr>
      <w:r>
        <w:rPr>
          <w:rStyle w:val="CommentReference"/>
        </w:rPr>
        <w:annotationRef/>
      </w:r>
      <w:r>
        <w:t xml:space="preserve">Does this belong here? </w:t>
      </w:r>
    </w:p>
  </w:comment>
  <w:comment w:id="62" w:author="Lalatendu Panigrahi" w:date="2026-03-31T00:00:00Z" w:initials="LP">
    <w:p w14:paraId="5E1FBCC7" w14:textId="77777777" w:rsidR="003F17B9" w:rsidRDefault="003F17B9" w:rsidP="003F17B9">
      <w:r>
        <w:rPr>
          <w:rStyle w:val="CommentReference"/>
        </w:rPr>
        <w:annotationRef/>
      </w:r>
      <w:r>
        <w:rPr>
          <w:sz w:val="20"/>
          <w:szCs w:val="20"/>
        </w:rPr>
        <w:t xml:space="preserve"> Paragraph may be</w:t>
      </w:r>
    </w:p>
    <w:p w14:paraId="22D5C79E" w14:textId="77777777" w:rsidR="003F17B9" w:rsidRDefault="003F17B9" w:rsidP="003F17B9">
      <w:r>
        <w:rPr>
          <w:sz w:val="20"/>
          <w:szCs w:val="20"/>
        </w:rPr>
        <w:t>move to opening or a "Company Philosophy" section — too abstract and foundational for a product description block.</w:t>
      </w:r>
    </w:p>
  </w:comment>
  <w:comment w:id="63" w:author="sujan chakraborty" w:date="2026-03-28T14:50:00Z" w:initials="sc">
    <w:p w14:paraId="43C2826E" w14:textId="77777777" w:rsidR="00A67C45" w:rsidRDefault="00A67C45" w:rsidP="00A67C45">
      <w:pPr>
        <w:pStyle w:val="CommentText"/>
      </w:pPr>
      <w:r>
        <w:rPr>
          <w:rStyle w:val="CommentReference"/>
        </w:rPr>
        <w:annotationRef/>
      </w:r>
      <w:r>
        <w:t>Delete this. Hesitant to use the word stupid.</w:t>
      </w:r>
    </w:p>
  </w:comment>
  <w:comment w:id="64" w:author="Lalatendu Panigrahi" w:date="2026-03-31T00:01:00Z" w:initials="LP">
    <w:p w14:paraId="2F630BDD" w14:textId="77777777" w:rsidR="008E243F" w:rsidRDefault="008E243F" w:rsidP="008E243F">
      <w:r>
        <w:rPr>
          <w:rStyle w:val="CommentReference"/>
        </w:rPr>
        <w:annotationRef/>
      </w:r>
      <w:r>
        <w:rPr>
          <w:sz w:val="20"/>
          <w:szCs w:val="20"/>
        </w:rPr>
        <w:t>Agree</w:t>
      </w:r>
    </w:p>
  </w:comment>
  <w:comment w:id="65" w:author="sujan chakraborty" w:date="2026-03-28T14:51:00Z" w:initials="sc">
    <w:p w14:paraId="3EBF4520" w14:textId="77777777" w:rsidR="00C67F1D" w:rsidRDefault="00C67F1D" w:rsidP="00C67F1D">
      <w:pPr>
        <w:pStyle w:val="CommentText"/>
      </w:pPr>
      <w:r>
        <w:rPr>
          <w:rStyle w:val="CommentReference"/>
        </w:rPr>
        <w:annotationRef/>
      </w:r>
      <w:r>
        <w:t>Understand will have reword.</w:t>
      </w:r>
    </w:p>
  </w:comment>
  <w:comment w:id="66" w:author="Lalatendu Panigrahi" w:date="2026-03-31T00:03:00Z" w:initials="LP">
    <w:p w14:paraId="65089306" w14:textId="77777777" w:rsidR="008E243F" w:rsidRDefault="008E243F" w:rsidP="008E243F">
      <w:r>
        <w:rPr>
          <w:rStyle w:val="CommentReference"/>
        </w:rPr>
        <w:annotationRef/>
      </w:r>
      <w:r>
        <w:rPr>
          <w:sz w:val="20"/>
          <w:szCs w:val="20"/>
        </w:rPr>
        <w:t>"Your data stays yours. Your AI stays governed. Trust is earned through every interaction, not assumed."</w:t>
      </w:r>
    </w:p>
  </w:comment>
  <w:comment w:id="67" w:author="sujan chakraborty" w:date="2026-03-28T14:52:00Z" w:initials="sc">
    <w:p w14:paraId="37A54C2F" w14:textId="77777777" w:rsidR="007058A0" w:rsidRDefault="007058A0" w:rsidP="007058A0">
      <w:pPr>
        <w:pStyle w:val="CommentText"/>
      </w:pPr>
      <w:r>
        <w:rPr>
          <w:rStyle w:val="CommentReference"/>
        </w:rPr>
        <w:annotationRef/>
      </w:r>
      <w:r>
        <w:t>Big promise. Rethink, do not get carried away.</w:t>
      </w:r>
    </w:p>
  </w:comment>
  <w:comment w:id="68" w:author="Lalatendu Panigrahi" w:date="2026-03-31T00:03:00Z" w:initials="LP">
    <w:p w14:paraId="49B0E0D9" w14:textId="77777777" w:rsidR="008E243F" w:rsidRDefault="008E243F" w:rsidP="008E243F">
      <w:r>
        <w:rPr>
          <w:rStyle w:val="CommentReference"/>
        </w:rPr>
        <w:annotationRef/>
      </w:r>
      <w:r>
        <w:rPr>
          <w:sz w:val="20"/>
          <w:szCs w:val="20"/>
        </w:rPr>
        <w:t>"We create conditions for meaningful work, genuine growth, and being treated as whole human beings."</w:t>
      </w:r>
    </w:p>
  </w:comment>
  <w:comment w:id="69" w:author="sujan chakraborty" w:date="2026-03-28T14:53:00Z" w:initials="sc">
    <w:p w14:paraId="0D38D773" w14:textId="77777777" w:rsidR="00E958C7" w:rsidRDefault="00E958C7" w:rsidP="00E958C7">
      <w:pPr>
        <w:pStyle w:val="CommentText"/>
      </w:pPr>
      <w:r>
        <w:rPr>
          <w:rStyle w:val="CommentReference"/>
        </w:rPr>
        <w:annotationRef/>
      </w:r>
      <w:r>
        <w:t xml:space="preserve">How about wiser, faster? Or make the organization decide faster? </w:t>
      </w:r>
    </w:p>
  </w:comment>
  <w:comment w:id="70" w:author="Lalatendu Panigrahi" w:date="2026-03-31T00:04:00Z" w:initials="LP">
    <w:p w14:paraId="7D0EEF59" w14:textId="77777777" w:rsidR="008E243F" w:rsidRDefault="008E243F" w:rsidP="008E243F">
      <w:r>
        <w:rPr>
          <w:rStyle w:val="CommentReference"/>
        </w:rPr>
        <w:annotationRef/>
      </w:r>
      <w:r>
        <w:rPr>
          <w:sz w:val="20"/>
          <w:szCs w:val="20"/>
        </w:rPr>
        <w:t xml:space="preserve">Revise to: "We build AI that helps organizations decide wiser and faster"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982ABA" w15:done="0"/>
  <w15:commentEx w15:paraId="125545BE" w15:paraIdParent="63982ABA" w15:done="0"/>
  <w15:commentEx w15:paraId="491D9EEF" w15:done="0"/>
  <w15:commentEx w15:paraId="7FB1526A" w15:paraIdParent="491D9EEF" w15:done="0"/>
  <w15:commentEx w15:paraId="10FE95C4" w15:paraIdParent="491D9EEF" w15:done="0"/>
  <w15:commentEx w15:paraId="122B2EEE" w15:done="0"/>
  <w15:commentEx w15:paraId="2855106B" w15:paraIdParent="122B2EEE" w15:done="0"/>
  <w15:commentEx w15:paraId="0DA470BD" w15:paraIdParent="122B2EEE" w15:done="0"/>
  <w15:commentEx w15:paraId="425DFAAA" w15:done="0"/>
  <w15:commentEx w15:paraId="1B2B56FD" w15:paraIdParent="425DFAAA" w15:done="0"/>
  <w15:commentEx w15:paraId="101D8258" w15:done="0"/>
  <w15:commentEx w15:paraId="4E8742DC" w15:paraIdParent="101D8258" w15:done="0"/>
  <w15:commentEx w15:paraId="1DBD1D00" w15:done="0"/>
  <w15:commentEx w15:paraId="310CCD81" w15:paraIdParent="1DBD1D00" w15:done="0"/>
  <w15:commentEx w15:paraId="7AADE1C7" w15:paraIdParent="1DBD1D00" w15:done="0"/>
  <w15:commentEx w15:paraId="2EE98D7C" w15:done="0"/>
  <w15:commentEx w15:paraId="67CABA9A" w15:paraIdParent="2EE98D7C" w15:done="0"/>
  <w15:commentEx w15:paraId="67880822" w15:done="0"/>
  <w15:commentEx w15:paraId="59441F6A" w15:paraIdParent="67880822" w15:done="0"/>
  <w15:commentEx w15:paraId="125261EB" w15:paraIdParent="67880822" w15:done="0"/>
  <w15:commentEx w15:paraId="1D42C440" w15:paraIdParent="67880822" w15:done="0"/>
  <w15:commentEx w15:paraId="6027DC00" w15:done="0"/>
  <w15:commentEx w15:paraId="0F8D47CA" w15:paraIdParent="6027DC00" w15:done="0"/>
  <w15:commentEx w15:paraId="1587BBE6" w15:done="0"/>
  <w15:commentEx w15:paraId="18A451F9" w15:done="0"/>
  <w15:commentEx w15:paraId="5584670F" w15:done="0"/>
  <w15:commentEx w15:paraId="64656FB6" w15:paraIdParent="5584670F" w15:done="0"/>
  <w15:commentEx w15:paraId="762B5DA3" w15:done="0"/>
  <w15:commentEx w15:paraId="070B2F84" w15:paraIdParent="762B5DA3" w15:done="0"/>
  <w15:commentEx w15:paraId="01CCFD9E" w15:done="0"/>
  <w15:commentEx w15:paraId="5FCD5D64" w15:paraIdParent="01CCFD9E" w15:done="0"/>
  <w15:commentEx w15:paraId="74DBDF18" w15:done="0"/>
  <w15:commentEx w15:paraId="0E22C085" w15:paraIdParent="74DBDF18" w15:done="0"/>
  <w15:commentEx w15:paraId="4014A953" w15:done="0"/>
  <w15:commentEx w15:paraId="76955A27" w15:done="0"/>
  <w15:commentEx w15:paraId="39FB70F9" w15:paraIdParent="76955A27" w15:done="0"/>
  <w15:commentEx w15:paraId="29DD7F94" w15:done="0"/>
  <w15:commentEx w15:paraId="076BC28F" w15:paraIdParent="29DD7F94" w15:done="0"/>
  <w15:commentEx w15:paraId="1F024748" w15:done="0"/>
  <w15:commentEx w15:paraId="381489E1" w15:paraIdParent="1F024748" w15:done="0"/>
  <w15:commentEx w15:paraId="0D98DCFB" w15:done="0"/>
  <w15:commentEx w15:paraId="6EA1E36C" w15:done="0"/>
  <w15:commentEx w15:paraId="27A37586" w15:paraIdParent="6EA1E36C" w15:done="0"/>
  <w15:commentEx w15:paraId="60D8F4B5" w15:done="0"/>
  <w15:commentEx w15:paraId="1C218DBF" w15:paraIdParent="60D8F4B5" w15:done="0"/>
  <w15:commentEx w15:paraId="2877039B" w15:done="0"/>
  <w15:commentEx w15:paraId="0A74DACA" w15:paraIdParent="2877039B" w15:done="0"/>
  <w15:commentEx w15:paraId="5A59D6D1" w15:done="0"/>
  <w15:commentEx w15:paraId="22FD65E0" w15:paraIdParent="5A59D6D1" w15:done="0"/>
  <w15:commentEx w15:paraId="09F8D3C0" w15:done="0"/>
  <w15:commentEx w15:paraId="60024816" w15:paraIdParent="09F8D3C0" w15:done="0"/>
  <w15:commentEx w15:paraId="46C6FFD4" w15:done="0"/>
  <w15:commentEx w15:paraId="18287F99" w15:paraIdParent="46C6FFD4" w15:done="0"/>
  <w15:commentEx w15:paraId="1F345234" w15:done="0"/>
  <w15:commentEx w15:paraId="22D5C79E" w15:paraIdParent="1F345234" w15:done="0"/>
  <w15:commentEx w15:paraId="43C2826E" w15:done="0"/>
  <w15:commentEx w15:paraId="2F630BDD" w15:paraIdParent="43C2826E" w15:done="0"/>
  <w15:commentEx w15:paraId="3EBF4520" w15:done="0"/>
  <w15:commentEx w15:paraId="65089306" w15:paraIdParent="3EBF4520" w15:done="0"/>
  <w15:commentEx w15:paraId="37A54C2F" w15:done="0"/>
  <w15:commentEx w15:paraId="49B0E0D9" w15:paraIdParent="37A54C2F" w15:done="0"/>
  <w15:commentEx w15:paraId="0D38D773" w15:done="0"/>
  <w15:commentEx w15:paraId="7D0EEF59" w15:paraIdParent="0D38D7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439C5B" w16cex:dateUtc="2026-03-28T21:24:00Z"/>
  <w16cex:commentExtensible w16cex:durableId="0DAA59D6" w16cex:dateUtc="2026-03-30T17:59:00Z"/>
  <w16cex:commentExtensible w16cex:durableId="0404B03D" w16cex:dateUtc="2026-03-26T22:52:00Z"/>
  <w16cex:commentExtensible w16cex:durableId="641F5723" w16cex:dateUtc="2026-03-28T21:25:00Z"/>
  <w16cex:commentExtensible w16cex:durableId="29F3E6C0" w16cex:dateUtc="2026-03-30T18:02:00Z"/>
  <w16cex:commentExtensible w16cex:durableId="08B865ED" w16cex:dateUtc="2026-03-26T22:55:00Z"/>
  <w16cex:commentExtensible w16cex:durableId="69778DB7" w16cex:dateUtc="2026-03-30T18:02:00Z"/>
  <w16cex:commentExtensible w16cex:durableId="3A735058" w16cex:dateUtc="2026-03-30T18:38:00Z"/>
  <w16cex:commentExtensible w16cex:durableId="2DB71A48" w16cex:dateUtc="2026-03-26T22:56:00Z"/>
  <w16cex:commentExtensible w16cex:durableId="07697EEB" w16cex:dateUtc="2026-03-30T18:03:00Z"/>
  <w16cex:commentExtensible w16cex:durableId="3726399F" w16cex:dateUtc="2026-03-26T22:59:00Z"/>
  <w16cex:commentExtensible w16cex:durableId="628D240E" w16cex:dateUtc="2026-03-30T18:04:00Z"/>
  <w16cex:commentExtensible w16cex:durableId="2A2EACAC" w16cex:dateUtc="2026-03-26T23:03:00Z"/>
  <w16cex:commentExtensible w16cex:durableId="5F8DEBD2" w16cex:dateUtc="2026-03-28T21:29:00Z"/>
  <w16cex:commentExtensible w16cex:durableId="766C97A4" w16cex:dateUtc="2026-03-30T18:07:00Z"/>
  <w16cex:commentExtensible w16cex:durableId="1F3CCEA5" w16cex:dateUtc="2026-03-26T23:04:00Z"/>
  <w16cex:commentExtensible w16cex:durableId="62AFD55F" w16cex:dateUtc="2026-03-30T18:08:00Z"/>
  <w16cex:commentExtensible w16cex:durableId="214B09D8" w16cex:dateUtc="2026-03-26T23:06:00Z"/>
  <w16cex:commentExtensible w16cex:durableId="4D9D5FFA" w16cex:dateUtc="2026-03-28T21:30:00Z"/>
  <w16cex:commentExtensible w16cex:durableId="4D008B29" w16cex:dateUtc="2026-03-30T18:09:00Z"/>
  <w16cex:commentExtensible w16cex:durableId="65E032FE" w16cex:dateUtc="2026-03-30T18:10:00Z"/>
  <w16cex:commentExtensible w16cex:durableId="7CF2BB96" w16cex:dateUtc="2026-03-28T21:35:00Z"/>
  <w16cex:commentExtensible w16cex:durableId="5DAC2076" w16cex:dateUtc="2026-03-30T18:11:00Z"/>
  <w16cex:commentExtensible w16cex:durableId="51FDC512" w16cex:dateUtc="2026-03-26T23:18:00Z"/>
  <w16cex:commentExtensible w16cex:durableId="20FF14C0" w16cex:dateUtc="2026-03-28T21:32:00Z"/>
  <w16cex:commentExtensible w16cex:durableId="1CEA372D" w16cex:dateUtc="2026-03-28T21:33:00Z"/>
  <w16cex:commentExtensible w16cex:durableId="7A567E90" w16cex:dateUtc="2026-03-30T18:13:00Z"/>
  <w16cex:commentExtensible w16cex:durableId="6E30F70E" w16cex:dateUtc="2026-03-28T21:34:00Z"/>
  <w16cex:commentExtensible w16cex:durableId="706AFF16" w16cex:dateUtc="2026-03-30T18:13:00Z"/>
  <w16cex:commentExtensible w16cex:durableId="78B0B7E3" w16cex:dateUtc="2026-03-28T21:35:00Z"/>
  <w16cex:commentExtensible w16cex:durableId="2F136892" w16cex:dateUtc="2026-03-30T18:15:00Z"/>
  <w16cex:commentExtensible w16cex:durableId="7D77B5E2" w16cex:dateUtc="2026-03-28T21:36:00Z"/>
  <w16cex:commentExtensible w16cex:durableId="60281A63" w16cex:dateUtc="2026-03-30T18:16:00Z"/>
  <w16cex:commentExtensible w16cex:durableId="7DCB3468" w16cex:dateUtc="2026-03-28T21:38:00Z"/>
  <w16cex:commentExtensible w16cex:durableId="690D975B" w16cex:dateUtc="2026-03-28T21:39:00Z"/>
  <w16cex:commentExtensible w16cex:durableId="50D26629" w16cex:dateUtc="2026-03-30T18:21:00Z"/>
  <w16cex:commentExtensible w16cex:durableId="2980578C" w16cex:dateUtc="2026-03-28T21:40:00Z"/>
  <w16cex:commentExtensible w16cex:durableId="6C12851C" w16cex:dateUtc="2026-03-30T18:21:00Z"/>
  <w16cex:commentExtensible w16cex:durableId="534E44A8" w16cex:dateUtc="2026-03-28T21:42:00Z"/>
  <w16cex:commentExtensible w16cex:durableId="16133034" w16cex:dateUtc="2026-03-30T18:22:00Z"/>
  <w16cex:commentExtensible w16cex:durableId="7C0FD6EA" w16cex:dateUtc="2026-03-28T21:43:00Z"/>
  <w16cex:commentExtensible w16cex:durableId="71B297E7" w16cex:dateUtc="2026-03-28T21:44:00Z"/>
  <w16cex:commentExtensible w16cex:durableId="44B5ACDC" w16cex:dateUtc="2026-03-30T18:24:00Z"/>
  <w16cex:commentExtensible w16cex:durableId="5F0649E8" w16cex:dateUtc="2026-03-28T21:44:00Z"/>
  <w16cex:commentExtensible w16cex:durableId="0BD98B7B" w16cex:dateUtc="2026-03-30T18:24:00Z"/>
  <w16cex:commentExtensible w16cex:durableId="3537A07D" w16cex:dateUtc="2026-03-28T21:45:00Z"/>
  <w16cex:commentExtensible w16cex:durableId="108D38DF" w16cex:dateUtc="2026-03-30T18:25:00Z"/>
  <w16cex:commentExtensible w16cex:durableId="215EAC42" w16cex:dateUtc="2026-03-28T21:46:00Z"/>
  <w16cex:commentExtensible w16cex:durableId="25E1C5D6" w16cex:dateUtc="2026-03-30T18:26:00Z"/>
  <w16cex:commentExtensible w16cex:durableId="31F004DC" w16cex:dateUtc="2026-03-28T21:47:00Z"/>
  <w16cex:commentExtensible w16cex:durableId="463E4DE7" w16cex:dateUtc="2026-03-30T18:27:00Z"/>
  <w16cex:commentExtensible w16cex:durableId="6EDD76BA" w16cex:dateUtc="2026-03-28T21:48:00Z"/>
  <w16cex:commentExtensible w16cex:durableId="450366D1" w16cex:dateUtc="2026-03-30T18:28:00Z"/>
  <w16cex:commentExtensible w16cex:durableId="21FEE78C" w16cex:dateUtc="2026-03-28T21:49:00Z"/>
  <w16cex:commentExtensible w16cex:durableId="7A2F4164" w16cex:dateUtc="2026-03-30T18:30:00Z"/>
  <w16cex:commentExtensible w16cex:durableId="7217E468" w16cex:dateUtc="2026-03-28T21:50:00Z"/>
  <w16cex:commentExtensible w16cex:durableId="062BE2A4" w16cex:dateUtc="2026-03-30T18:31:00Z"/>
  <w16cex:commentExtensible w16cex:durableId="63EDA34D" w16cex:dateUtc="2026-03-28T21:51:00Z"/>
  <w16cex:commentExtensible w16cex:durableId="55876AE2" w16cex:dateUtc="2026-03-30T18:33:00Z"/>
  <w16cex:commentExtensible w16cex:durableId="38B2426D" w16cex:dateUtc="2026-03-28T21:52:00Z"/>
  <w16cex:commentExtensible w16cex:durableId="09E96687" w16cex:dateUtc="2026-03-30T18:33:00Z"/>
  <w16cex:commentExtensible w16cex:durableId="08CC22CB" w16cex:dateUtc="2026-03-28T21:53:00Z"/>
  <w16cex:commentExtensible w16cex:durableId="0561632D" w16cex:dateUtc="2026-03-30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982ABA" w16cid:durableId="7C439C5B"/>
  <w16cid:commentId w16cid:paraId="125545BE" w16cid:durableId="0DAA59D6"/>
  <w16cid:commentId w16cid:paraId="491D9EEF" w16cid:durableId="0404B03D"/>
  <w16cid:commentId w16cid:paraId="7FB1526A" w16cid:durableId="641F5723"/>
  <w16cid:commentId w16cid:paraId="10FE95C4" w16cid:durableId="29F3E6C0"/>
  <w16cid:commentId w16cid:paraId="122B2EEE" w16cid:durableId="08B865ED"/>
  <w16cid:commentId w16cid:paraId="2855106B" w16cid:durableId="69778DB7"/>
  <w16cid:commentId w16cid:paraId="0DA470BD" w16cid:durableId="3A735058"/>
  <w16cid:commentId w16cid:paraId="425DFAAA" w16cid:durableId="2DB71A48"/>
  <w16cid:commentId w16cid:paraId="1B2B56FD" w16cid:durableId="07697EEB"/>
  <w16cid:commentId w16cid:paraId="101D8258" w16cid:durableId="3726399F"/>
  <w16cid:commentId w16cid:paraId="4E8742DC" w16cid:durableId="628D240E"/>
  <w16cid:commentId w16cid:paraId="1DBD1D00" w16cid:durableId="2A2EACAC"/>
  <w16cid:commentId w16cid:paraId="310CCD81" w16cid:durableId="5F8DEBD2"/>
  <w16cid:commentId w16cid:paraId="7AADE1C7" w16cid:durableId="766C97A4"/>
  <w16cid:commentId w16cid:paraId="2EE98D7C" w16cid:durableId="1F3CCEA5"/>
  <w16cid:commentId w16cid:paraId="67CABA9A" w16cid:durableId="62AFD55F"/>
  <w16cid:commentId w16cid:paraId="67880822" w16cid:durableId="214B09D8"/>
  <w16cid:commentId w16cid:paraId="59441F6A" w16cid:durableId="4D9D5FFA"/>
  <w16cid:commentId w16cid:paraId="125261EB" w16cid:durableId="4D008B29"/>
  <w16cid:commentId w16cid:paraId="1D42C440" w16cid:durableId="65E032FE"/>
  <w16cid:commentId w16cid:paraId="6027DC00" w16cid:durableId="7CF2BB96"/>
  <w16cid:commentId w16cid:paraId="0F8D47CA" w16cid:durableId="5DAC2076"/>
  <w16cid:commentId w16cid:paraId="1587BBE6" w16cid:durableId="51FDC512"/>
  <w16cid:commentId w16cid:paraId="18A451F9" w16cid:durableId="20FF14C0"/>
  <w16cid:commentId w16cid:paraId="5584670F" w16cid:durableId="1CEA372D"/>
  <w16cid:commentId w16cid:paraId="64656FB6" w16cid:durableId="7A567E90"/>
  <w16cid:commentId w16cid:paraId="762B5DA3" w16cid:durableId="6E30F70E"/>
  <w16cid:commentId w16cid:paraId="070B2F84" w16cid:durableId="706AFF16"/>
  <w16cid:commentId w16cid:paraId="01CCFD9E" w16cid:durableId="78B0B7E3"/>
  <w16cid:commentId w16cid:paraId="5FCD5D64" w16cid:durableId="2F136892"/>
  <w16cid:commentId w16cid:paraId="74DBDF18" w16cid:durableId="7D77B5E2"/>
  <w16cid:commentId w16cid:paraId="0E22C085" w16cid:durableId="60281A63"/>
  <w16cid:commentId w16cid:paraId="4014A953" w16cid:durableId="7DCB3468"/>
  <w16cid:commentId w16cid:paraId="76955A27" w16cid:durableId="690D975B"/>
  <w16cid:commentId w16cid:paraId="39FB70F9" w16cid:durableId="50D26629"/>
  <w16cid:commentId w16cid:paraId="29DD7F94" w16cid:durableId="2980578C"/>
  <w16cid:commentId w16cid:paraId="076BC28F" w16cid:durableId="6C12851C"/>
  <w16cid:commentId w16cid:paraId="1F024748" w16cid:durableId="534E44A8"/>
  <w16cid:commentId w16cid:paraId="381489E1" w16cid:durableId="16133034"/>
  <w16cid:commentId w16cid:paraId="0D98DCFB" w16cid:durableId="7C0FD6EA"/>
  <w16cid:commentId w16cid:paraId="6EA1E36C" w16cid:durableId="71B297E7"/>
  <w16cid:commentId w16cid:paraId="27A37586" w16cid:durableId="44B5ACDC"/>
  <w16cid:commentId w16cid:paraId="60D8F4B5" w16cid:durableId="5F0649E8"/>
  <w16cid:commentId w16cid:paraId="1C218DBF" w16cid:durableId="0BD98B7B"/>
  <w16cid:commentId w16cid:paraId="2877039B" w16cid:durableId="3537A07D"/>
  <w16cid:commentId w16cid:paraId="0A74DACA" w16cid:durableId="108D38DF"/>
  <w16cid:commentId w16cid:paraId="5A59D6D1" w16cid:durableId="215EAC42"/>
  <w16cid:commentId w16cid:paraId="22FD65E0" w16cid:durableId="25E1C5D6"/>
  <w16cid:commentId w16cid:paraId="09F8D3C0" w16cid:durableId="31F004DC"/>
  <w16cid:commentId w16cid:paraId="60024816" w16cid:durableId="463E4DE7"/>
  <w16cid:commentId w16cid:paraId="46C6FFD4" w16cid:durableId="6EDD76BA"/>
  <w16cid:commentId w16cid:paraId="18287F99" w16cid:durableId="450366D1"/>
  <w16cid:commentId w16cid:paraId="1F345234" w16cid:durableId="21FEE78C"/>
  <w16cid:commentId w16cid:paraId="22D5C79E" w16cid:durableId="7A2F4164"/>
  <w16cid:commentId w16cid:paraId="43C2826E" w16cid:durableId="7217E468"/>
  <w16cid:commentId w16cid:paraId="2F630BDD" w16cid:durableId="062BE2A4"/>
  <w16cid:commentId w16cid:paraId="3EBF4520" w16cid:durableId="63EDA34D"/>
  <w16cid:commentId w16cid:paraId="65089306" w16cid:durableId="55876AE2"/>
  <w16cid:commentId w16cid:paraId="37A54C2F" w16cid:durableId="38B2426D"/>
  <w16cid:commentId w16cid:paraId="49B0E0D9" w16cid:durableId="09E96687"/>
  <w16cid:commentId w16cid:paraId="0D38D773" w16cid:durableId="08CC22CB"/>
  <w16cid:commentId w16cid:paraId="7D0EEF59" w16cid:durableId="056163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8C08" w14:textId="77777777" w:rsidR="002A2BBB" w:rsidRDefault="002A2BBB">
      <w:r>
        <w:separator/>
      </w:r>
    </w:p>
  </w:endnote>
  <w:endnote w:type="continuationSeparator" w:id="0">
    <w:p w14:paraId="6D2B09DE" w14:textId="77777777" w:rsidR="002A2BBB" w:rsidRDefault="002A2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3325" w14:textId="77777777" w:rsidR="00B46DF1" w:rsidRDefault="000F1F1A">
    <w:pPr>
      <w:pBdr>
        <w:top w:val="single" w:sz="2" w:space="2" w:color="C4956A"/>
      </w:pBdr>
      <w:jc w:val="center"/>
    </w:pPr>
    <w:r>
      <w:rPr>
        <w:color w:val="A0AEC0"/>
        <w:sz w:val="15"/>
        <w:szCs w:val="15"/>
      </w:rPr>
      <w:t xml:space="preserve">Page </w:t>
    </w:r>
    <w:r>
      <w:rPr>
        <w:color w:val="A0AEC0"/>
        <w:sz w:val="15"/>
        <w:szCs w:val="15"/>
      </w:rPr>
      <w:fldChar w:fldCharType="begin"/>
    </w:r>
    <w:r>
      <w:rPr>
        <w:color w:val="A0AEC0"/>
        <w:sz w:val="15"/>
        <w:szCs w:val="15"/>
      </w:rPr>
      <w:instrText>PAGE</w:instrText>
    </w:r>
    <w:r>
      <w:rPr>
        <w:color w:val="A0AEC0"/>
        <w:sz w:val="15"/>
        <w:szCs w:val="15"/>
      </w:rPr>
      <w:fldChar w:fldCharType="separate"/>
    </w:r>
    <w:r w:rsidR="006A6C63">
      <w:rPr>
        <w:noProof/>
        <w:color w:val="A0AEC0"/>
        <w:sz w:val="15"/>
        <w:szCs w:val="15"/>
      </w:rPr>
      <w:t>2</w:t>
    </w:r>
    <w:r>
      <w:rPr>
        <w:color w:val="A0AEC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7D7D" w14:textId="77777777" w:rsidR="002A2BBB" w:rsidRDefault="002A2BBB">
      <w:r>
        <w:separator/>
      </w:r>
    </w:p>
  </w:footnote>
  <w:footnote w:type="continuationSeparator" w:id="0">
    <w:p w14:paraId="40A84A74" w14:textId="77777777" w:rsidR="002A2BBB" w:rsidRDefault="002A2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1166" w14:textId="77777777" w:rsidR="00B46DF1" w:rsidRDefault="000F1F1A">
    <w:pPr>
      <w:pBdr>
        <w:bottom w:val="single" w:sz="2" w:space="2" w:color="C4956A"/>
      </w:pBdr>
      <w:tabs>
        <w:tab w:val="right" w:pos="9026"/>
      </w:tabs>
    </w:pPr>
    <w:r>
      <w:rPr>
        <w:i/>
        <w:iCs/>
        <w:color w:val="A0AEC0"/>
        <w:sz w:val="15"/>
        <w:szCs w:val="15"/>
      </w:rPr>
      <w:t>Negentrophi</w:t>
    </w:r>
    <w:r>
      <w:rPr>
        <w:i/>
        <w:iCs/>
        <w:color w:val="A0AEC0"/>
        <w:sz w:val="15"/>
        <w:szCs w:val="15"/>
      </w:rPr>
      <w:tab/>
      <w:t>North Star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D3EF4"/>
    <w:multiLevelType w:val="hybridMultilevel"/>
    <w:tmpl w:val="A246F9FC"/>
    <w:lvl w:ilvl="0" w:tplc="DAE048F8">
      <w:start w:val="1"/>
      <w:numFmt w:val="bullet"/>
      <w:lvlText w:val="●"/>
      <w:lvlJc w:val="left"/>
      <w:pPr>
        <w:ind w:left="720" w:hanging="360"/>
      </w:pPr>
    </w:lvl>
    <w:lvl w:ilvl="1" w:tplc="CA4E8B74">
      <w:start w:val="1"/>
      <w:numFmt w:val="bullet"/>
      <w:lvlText w:val="○"/>
      <w:lvlJc w:val="left"/>
      <w:pPr>
        <w:ind w:left="1440" w:hanging="360"/>
      </w:pPr>
    </w:lvl>
    <w:lvl w:ilvl="2" w:tplc="62A4C008">
      <w:start w:val="1"/>
      <w:numFmt w:val="bullet"/>
      <w:lvlText w:val="■"/>
      <w:lvlJc w:val="left"/>
      <w:pPr>
        <w:ind w:left="2160" w:hanging="360"/>
      </w:pPr>
    </w:lvl>
    <w:lvl w:ilvl="3" w:tplc="723CCBEA">
      <w:start w:val="1"/>
      <w:numFmt w:val="bullet"/>
      <w:lvlText w:val="●"/>
      <w:lvlJc w:val="left"/>
      <w:pPr>
        <w:ind w:left="2880" w:hanging="360"/>
      </w:pPr>
    </w:lvl>
    <w:lvl w:ilvl="4" w:tplc="7ED2CD5E">
      <w:start w:val="1"/>
      <w:numFmt w:val="bullet"/>
      <w:lvlText w:val="○"/>
      <w:lvlJc w:val="left"/>
      <w:pPr>
        <w:ind w:left="3600" w:hanging="360"/>
      </w:pPr>
    </w:lvl>
    <w:lvl w:ilvl="5" w:tplc="4C16387C">
      <w:start w:val="1"/>
      <w:numFmt w:val="bullet"/>
      <w:lvlText w:val="■"/>
      <w:lvlJc w:val="left"/>
      <w:pPr>
        <w:ind w:left="4320" w:hanging="360"/>
      </w:pPr>
    </w:lvl>
    <w:lvl w:ilvl="6" w:tplc="3B64CA1C">
      <w:start w:val="1"/>
      <w:numFmt w:val="bullet"/>
      <w:lvlText w:val="●"/>
      <w:lvlJc w:val="left"/>
      <w:pPr>
        <w:ind w:left="5040" w:hanging="360"/>
      </w:pPr>
    </w:lvl>
    <w:lvl w:ilvl="7" w:tplc="11F2C33C">
      <w:start w:val="1"/>
      <w:numFmt w:val="bullet"/>
      <w:lvlText w:val="●"/>
      <w:lvlJc w:val="left"/>
      <w:pPr>
        <w:ind w:left="5760" w:hanging="360"/>
      </w:pPr>
    </w:lvl>
    <w:lvl w:ilvl="8" w:tplc="79E6FE62">
      <w:start w:val="1"/>
      <w:numFmt w:val="bullet"/>
      <w:lvlText w:val="●"/>
      <w:lvlJc w:val="left"/>
      <w:pPr>
        <w:ind w:left="6480" w:hanging="360"/>
      </w:pPr>
    </w:lvl>
  </w:abstractNum>
  <w:abstractNum w:abstractNumId="1" w15:restartNumberingAfterBreak="0">
    <w:nsid w:val="6E517601"/>
    <w:multiLevelType w:val="hybridMultilevel"/>
    <w:tmpl w:val="9C6A32CE"/>
    <w:lvl w:ilvl="0" w:tplc="606807A2">
      <w:start w:val="1"/>
      <w:numFmt w:val="bullet"/>
      <w:lvlText w:val="•"/>
      <w:lvlJc w:val="left"/>
      <w:pPr>
        <w:ind w:left="720" w:hanging="360"/>
      </w:pPr>
    </w:lvl>
    <w:lvl w:ilvl="1" w:tplc="2F124036">
      <w:numFmt w:val="decimal"/>
      <w:lvlText w:val=""/>
      <w:lvlJc w:val="left"/>
    </w:lvl>
    <w:lvl w:ilvl="2" w:tplc="D1BEEA80">
      <w:numFmt w:val="decimal"/>
      <w:lvlText w:val=""/>
      <w:lvlJc w:val="left"/>
    </w:lvl>
    <w:lvl w:ilvl="3" w:tplc="C53AC8A8">
      <w:numFmt w:val="decimal"/>
      <w:lvlText w:val=""/>
      <w:lvlJc w:val="left"/>
    </w:lvl>
    <w:lvl w:ilvl="4" w:tplc="51DC0024">
      <w:numFmt w:val="decimal"/>
      <w:lvlText w:val=""/>
      <w:lvlJc w:val="left"/>
    </w:lvl>
    <w:lvl w:ilvl="5" w:tplc="9D4AB67C">
      <w:numFmt w:val="decimal"/>
      <w:lvlText w:val=""/>
      <w:lvlJc w:val="left"/>
    </w:lvl>
    <w:lvl w:ilvl="6" w:tplc="4CBE9296">
      <w:numFmt w:val="decimal"/>
      <w:lvlText w:val=""/>
      <w:lvlJc w:val="left"/>
    </w:lvl>
    <w:lvl w:ilvl="7" w:tplc="FF04DD86">
      <w:numFmt w:val="decimal"/>
      <w:lvlText w:val=""/>
      <w:lvlJc w:val="left"/>
    </w:lvl>
    <w:lvl w:ilvl="8" w:tplc="0BCE2DA8">
      <w:numFmt w:val="decimal"/>
      <w:lvlText w:val=""/>
      <w:lvlJc w:val="left"/>
    </w:lvl>
  </w:abstractNum>
  <w:num w:numId="1" w16cid:durableId="2091150584">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jan chakraborty">
    <w15:presenceInfo w15:providerId="Windows Live" w15:userId="5361c9267e0037f5"/>
  </w15:person>
  <w15:person w15:author="Lalatendu Panigrahi">
    <w15:presenceInfo w15:providerId="Windows Live" w15:userId="db9eff1daf11e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F1"/>
    <w:rsid w:val="00014590"/>
    <w:rsid w:val="0004265A"/>
    <w:rsid w:val="00080FD1"/>
    <w:rsid w:val="00093942"/>
    <w:rsid w:val="000F1F1A"/>
    <w:rsid w:val="001438AD"/>
    <w:rsid w:val="00210127"/>
    <w:rsid w:val="002833AC"/>
    <w:rsid w:val="00290E16"/>
    <w:rsid w:val="002A2BBB"/>
    <w:rsid w:val="00375B8A"/>
    <w:rsid w:val="003F17B9"/>
    <w:rsid w:val="0041099F"/>
    <w:rsid w:val="00451DE6"/>
    <w:rsid w:val="004778F8"/>
    <w:rsid w:val="0052482D"/>
    <w:rsid w:val="005D28C7"/>
    <w:rsid w:val="00627675"/>
    <w:rsid w:val="006A6C63"/>
    <w:rsid w:val="007058A0"/>
    <w:rsid w:val="00763FAE"/>
    <w:rsid w:val="00794A43"/>
    <w:rsid w:val="007C0C0B"/>
    <w:rsid w:val="008A0A2C"/>
    <w:rsid w:val="008E243F"/>
    <w:rsid w:val="008E4A3D"/>
    <w:rsid w:val="009B035A"/>
    <w:rsid w:val="00A34AD3"/>
    <w:rsid w:val="00A67C45"/>
    <w:rsid w:val="00A730A0"/>
    <w:rsid w:val="00AC668C"/>
    <w:rsid w:val="00AD13F5"/>
    <w:rsid w:val="00B46DF1"/>
    <w:rsid w:val="00B748FA"/>
    <w:rsid w:val="00B9314C"/>
    <w:rsid w:val="00BC36F6"/>
    <w:rsid w:val="00BE4159"/>
    <w:rsid w:val="00C24F83"/>
    <w:rsid w:val="00C67F1D"/>
    <w:rsid w:val="00C77E58"/>
    <w:rsid w:val="00CC37FA"/>
    <w:rsid w:val="00D449A1"/>
    <w:rsid w:val="00D74FDA"/>
    <w:rsid w:val="00DD0443"/>
    <w:rsid w:val="00E958C7"/>
    <w:rsid w:val="00EA3E2F"/>
    <w:rsid w:val="00EA5D03"/>
    <w:rsid w:val="00F5285A"/>
    <w:rsid w:val="00F90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68F9"/>
  <w15:docId w15:val="{10C566B2-63D8-DE4E-B819-E1310AF30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6213E"/>
      <w:sz w:val="36"/>
      <w:szCs w:val="36"/>
    </w:rPr>
  </w:style>
  <w:style w:type="paragraph" w:styleId="Heading2">
    <w:name w:val="heading 2"/>
    <w:uiPriority w:val="9"/>
    <w:semiHidden/>
    <w:unhideWhenUsed/>
    <w:qFormat/>
    <w:pPr>
      <w:spacing w:before="320" w:after="160"/>
      <w:outlineLvl w:val="1"/>
    </w:pPr>
    <w:rPr>
      <w:b/>
      <w:bCs/>
      <w:color w:val="16213E"/>
      <w:sz w:val="28"/>
      <w:szCs w:val="28"/>
    </w:rPr>
  </w:style>
  <w:style w:type="paragraph" w:styleId="Heading3">
    <w:name w:val="heading 3"/>
    <w:uiPriority w:val="9"/>
    <w:semiHidden/>
    <w:unhideWhenUsed/>
    <w:qFormat/>
    <w:pPr>
      <w:spacing w:before="240" w:after="120"/>
      <w:outlineLvl w:val="2"/>
    </w:pPr>
    <w:rPr>
      <w:b/>
      <w:bCs/>
      <w:color w:val="C495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5D28C7"/>
    <w:rPr>
      <w:sz w:val="16"/>
      <w:szCs w:val="16"/>
    </w:rPr>
  </w:style>
  <w:style w:type="paragraph" w:styleId="CommentText">
    <w:name w:val="annotation text"/>
    <w:basedOn w:val="Normal"/>
    <w:link w:val="CommentTextChar"/>
    <w:uiPriority w:val="99"/>
    <w:unhideWhenUsed/>
    <w:rsid w:val="005D28C7"/>
    <w:rPr>
      <w:sz w:val="20"/>
      <w:szCs w:val="20"/>
    </w:rPr>
  </w:style>
  <w:style w:type="character" w:customStyle="1" w:styleId="CommentTextChar">
    <w:name w:val="Comment Text Char"/>
    <w:basedOn w:val="DefaultParagraphFont"/>
    <w:link w:val="CommentText"/>
    <w:uiPriority w:val="99"/>
    <w:rsid w:val="005D28C7"/>
    <w:rPr>
      <w:sz w:val="20"/>
      <w:szCs w:val="20"/>
    </w:rPr>
  </w:style>
  <w:style w:type="paragraph" w:styleId="CommentSubject">
    <w:name w:val="annotation subject"/>
    <w:basedOn w:val="CommentText"/>
    <w:next w:val="CommentText"/>
    <w:link w:val="CommentSubjectChar"/>
    <w:uiPriority w:val="99"/>
    <w:semiHidden/>
    <w:unhideWhenUsed/>
    <w:rsid w:val="005D28C7"/>
    <w:rPr>
      <w:b/>
      <w:bCs/>
    </w:rPr>
  </w:style>
  <w:style w:type="character" w:customStyle="1" w:styleId="CommentSubjectChar">
    <w:name w:val="Comment Subject Char"/>
    <w:basedOn w:val="CommentTextChar"/>
    <w:link w:val="CommentSubject"/>
    <w:uiPriority w:val="99"/>
    <w:semiHidden/>
    <w:rsid w:val="005D28C7"/>
    <w:rPr>
      <w:b/>
      <w:bCs/>
      <w:sz w:val="20"/>
      <w:szCs w:val="20"/>
    </w:rPr>
  </w:style>
  <w:style w:type="paragraph" w:styleId="Revision">
    <w:name w:val="Revision"/>
    <w:hidden/>
    <w:uiPriority w:val="99"/>
    <w:semiHidden/>
    <w:rsid w:val="00C24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1E82A-C2B6-4A31-9B6A-81162181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Lalatendu Panigrahi</cp:lastModifiedBy>
  <cp:revision>2</cp:revision>
  <dcterms:created xsi:type="dcterms:W3CDTF">2026-03-30T18:40:00Z</dcterms:created>
  <dcterms:modified xsi:type="dcterms:W3CDTF">2026-03-30T18:40:00Z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ecc14fd4-0afb-4cbc-94bd-883292f45cc8</vt:lpwstr>
  </property>
</Properties>
</file>